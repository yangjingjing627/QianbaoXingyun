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06409" w14:textId="6B5DF217" w:rsidR="006152F1" w:rsidRPr="00795581" w:rsidRDefault="006152F1" w:rsidP="004F2D44">
      <w:pPr>
        <w:jc w:val="both"/>
        <w:rPr>
          <w:rFonts w:ascii="Arial" w:hAnsi="Arial"/>
          <w:spacing w:val="6"/>
        </w:rPr>
      </w:pPr>
      <w:r w:rsidRPr="00CB3B15">
        <w:rPr>
          <w:rFonts w:ascii="Arial" w:hAnsi="Arial" w:hint="eastAsia"/>
          <w:noProof/>
          <w:spacing w:val="6"/>
        </w:rPr>
        <mc:AlternateContent>
          <mc:Choice Requires="wps">
            <w:drawing>
              <wp:anchor distT="0" distB="0" distL="114300" distR="114300" simplePos="0" relativeHeight="251769856" behindDoc="0" locked="0" layoutInCell="1" allowOverlap="1" wp14:anchorId="0E1D5106" wp14:editId="1817C7A7">
                <wp:simplePos x="0" y="0"/>
                <wp:positionH relativeFrom="page">
                  <wp:posOffset>7388225</wp:posOffset>
                </wp:positionH>
                <wp:positionV relativeFrom="paragraph">
                  <wp:posOffset>-353060</wp:posOffset>
                </wp:positionV>
                <wp:extent cx="172800" cy="237600"/>
                <wp:effectExtent l="0" t="0" r="0" b="0"/>
                <wp:wrapNone/>
                <wp:docPr id="22" name="矩形 22"/>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CFBD72D" id="矩形 22" o:spid="_x0000_s1026" style="position:absolute;left:0;text-align:left;margin-left:581.75pt;margin-top:-27.8pt;width:13.6pt;height:18.7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JxvAameAgAAgwUAAA4AAAAAAAAAAAAAAAAALgIAAGRy&#10;cy9lMm9Eb2MueG1sUEsBAi0AFAAGAAgAAAAhAHCtDe3fAAAADQEAAA8AAAAAAAAAAAAAAAAA+AQA&#10;AGRycy9kb3ducmV2LnhtbFBLBQYAAAAABAAEAPMAAAAEBgAAAAA=&#10;" fillcolor="red" stroked="f" strokeweight="2pt">
                <w10:wrap anchorx="page"/>
              </v:rect>
            </w:pict>
          </mc:Fallback>
        </mc:AlternateContent>
      </w:r>
    </w:p>
    <w:p w14:paraId="63768344" w14:textId="35844DFB" w:rsidR="008833B0" w:rsidRPr="007A5679" w:rsidRDefault="008833B0" w:rsidP="004F2D44">
      <w:pPr>
        <w:pStyle w:val="2"/>
        <w:spacing w:line="480" w:lineRule="auto"/>
        <w:jc w:val="both"/>
        <w:rPr>
          <w:rFonts w:ascii="Arial" w:hAnsi="Arial"/>
          <w:spacing w:val="6"/>
          <w:sz w:val="44"/>
          <w:szCs w:val="44"/>
        </w:rPr>
      </w:pPr>
      <w:bookmarkStart w:id="0" w:name="_Toc519537033"/>
      <w:bookmarkStart w:id="1" w:name="_Toc519578114"/>
      <w:bookmarkStart w:id="2" w:name="_Toc519696382"/>
      <w:r w:rsidRPr="007A5679">
        <w:rPr>
          <w:rFonts w:ascii="Arial" w:hAnsi="Arial" w:hint="eastAsia"/>
          <w:spacing w:val="6"/>
          <w:sz w:val="44"/>
          <w:szCs w:val="44"/>
        </w:rPr>
        <w:t>目录</w:t>
      </w:r>
      <w:bookmarkEnd w:id="0"/>
      <w:bookmarkEnd w:id="1"/>
      <w:bookmarkEnd w:id="2"/>
    </w:p>
    <w:p w14:paraId="5496BAB8" w14:textId="77777777" w:rsidR="008833B0" w:rsidRPr="00795581" w:rsidRDefault="008833B0" w:rsidP="004F2D44">
      <w:pPr>
        <w:ind w:firstLineChars="0" w:firstLine="0"/>
        <w:jc w:val="both"/>
        <w:rPr>
          <w:rFonts w:ascii="Arial" w:hAnsi="Arial" w:cs="Arial"/>
          <w:b/>
          <w:bCs/>
          <w:color w:val="D9D9D9" w:themeColor="background1" w:themeShade="D9"/>
          <w:spacing w:val="6"/>
          <w:sz w:val="44"/>
          <w:szCs w:val="44"/>
        </w:rPr>
      </w:pPr>
      <w:r w:rsidRPr="00795581">
        <w:rPr>
          <w:rFonts w:ascii="Arial" w:hAnsi="Arial" w:cs="Arial"/>
          <w:b/>
          <w:bCs/>
          <w:color w:val="D9D9D9" w:themeColor="background1" w:themeShade="D9"/>
          <w:spacing w:val="6"/>
          <w:sz w:val="44"/>
          <w:szCs w:val="44"/>
        </w:rPr>
        <w:t>INTRODUCTION</w:t>
      </w:r>
    </w:p>
    <w:p w14:paraId="49C9F70A" w14:textId="085F9843" w:rsidR="008833B0" w:rsidRPr="007A5679" w:rsidRDefault="00FF527B" w:rsidP="00795581">
      <w:pPr>
        <w:tabs>
          <w:tab w:val="left" w:pos="2040"/>
        </w:tabs>
        <w:ind w:firstLineChars="0" w:firstLine="0"/>
        <w:jc w:val="both"/>
        <w:rPr>
          <w:rFonts w:ascii="Arial" w:hAnsi="Arial"/>
          <w:b/>
          <w:color w:val="F2F2F2" w:themeColor="background1" w:themeShade="F2"/>
          <w:spacing w:val="6"/>
          <w:sz w:val="72"/>
          <w:szCs w:val="44"/>
        </w:rPr>
      </w:pPr>
      <w:r>
        <w:rPr>
          <w:rFonts w:ascii="Arial" w:hAnsi="Arial"/>
          <w:b/>
          <w:color w:val="F2F2F2" w:themeColor="background1" w:themeShade="F2"/>
          <w:spacing w:val="6"/>
          <w:sz w:val="72"/>
          <w:szCs w:val="44"/>
        </w:rPr>
        <w:tab/>
      </w:r>
    </w:p>
    <w:p w14:paraId="6D6B68A0" w14:textId="5549AFD0" w:rsidR="00CB47F6" w:rsidRDefault="00DB2491">
      <w:pPr>
        <w:pStyle w:val="21"/>
        <w:rPr>
          <w:rFonts w:asciiTheme="minorHAnsi" w:eastAsiaTheme="minorEastAsia" w:hAnsiTheme="minorHAnsi" w:cstheme="minorBidi"/>
          <w:b w:val="0"/>
          <w:color w:val="auto"/>
          <w:spacing w:val="0"/>
          <w:kern w:val="2"/>
          <w:sz w:val="21"/>
          <w:szCs w:val="22"/>
        </w:rPr>
      </w:pPr>
      <w:r w:rsidRPr="00154F48">
        <w:fldChar w:fldCharType="begin"/>
      </w:r>
      <w:r w:rsidRPr="007A5679">
        <w:instrText xml:space="preserve"> TOC \o "1-3" \h \z \u </w:instrText>
      </w:r>
      <w:r w:rsidRPr="00154F48">
        <w:fldChar w:fldCharType="separate"/>
      </w:r>
    </w:p>
    <w:p w14:paraId="4C99A2C8" w14:textId="0F6DF0B7" w:rsidR="00CB47F6" w:rsidRDefault="006676AC">
      <w:pPr>
        <w:pStyle w:val="21"/>
        <w:rPr>
          <w:rStyle w:val="a8"/>
        </w:rPr>
      </w:pPr>
      <w:hyperlink w:anchor="_Toc519696383" w:history="1">
        <w:r w:rsidR="00CB47F6" w:rsidRPr="00F923D4">
          <w:rPr>
            <w:rStyle w:val="a8"/>
          </w:rPr>
          <w:t>前</w:t>
        </w:r>
        <w:r w:rsidR="00CB47F6" w:rsidRPr="00F923D4">
          <w:rPr>
            <w:rStyle w:val="a8"/>
          </w:rPr>
          <w:t xml:space="preserve"> </w:t>
        </w:r>
        <w:r w:rsidR="00CB47F6" w:rsidRPr="00F923D4">
          <w:rPr>
            <w:rStyle w:val="a8"/>
          </w:rPr>
          <w:t>言</w:t>
        </w:r>
        <w:r w:rsidR="00CB47F6">
          <w:rPr>
            <w:webHidden/>
          </w:rPr>
          <w:tab/>
        </w:r>
        <w:r w:rsidR="00CB47F6">
          <w:rPr>
            <w:webHidden/>
          </w:rPr>
          <w:fldChar w:fldCharType="begin"/>
        </w:r>
        <w:r w:rsidR="00CB47F6">
          <w:rPr>
            <w:webHidden/>
          </w:rPr>
          <w:instrText xml:space="preserve"> PAGEREF _Toc519696383 \h </w:instrText>
        </w:r>
        <w:r w:rsidR="00CB47F6">
          <w:rPr>
            <w:webHidden/>
          </w:rPr>
        </w:r>
        <w:r w:rsidR="00CB47F6">
          <w:rPr>
            <w:webHidden/>
          </w:rPr>
          <w:fldChar w:fldCharType="separate"/>
        </w:r>
        <w:r w:rsidR="00A32D58">
          <w:rPr>
            <w:webHidden/>
          </w:rPr>
          <w:t>1</w:t>
        </w:r>
        <w:r w:rsidR="00CB47F6">
          <w:rPr>
            <w:webHidden/>
          </w:rPr>
          <w:fldChar w:fldCharType="end"/>
        </w:r>
      </w:hyperlink>
    </w:p>
    <w:p w14:paraId="0BB22B83" w14:textId="4D3BED8C" w:rsidR="00CB47F6" w:rsidRPr="00DC4E83" w:rsidRDefault="00CB47F6" w:rsidP="00795581">
      <w:pPr>
        <w:rPr>
          <w:rFonts w:ascii="Arial" w:hAnsi="Arial" w:cs="Arial"/>
          <w:b/>
          <w:noProof/>
          <w:rPrChange w:id="3" w:author="Windows 用户" w:date="2018-07-18T17:22:00Z">
            <w:rPr>
              <w:rFonts w:cs="Arial"/>
              <w:b/>
            </w:rPr>
          </w:rPrChange>
        </w:rPr>
      </w:pPr>
    </w:p>
    <w:p w14:paraId="0F14ED1A" w14:textId="77777777" w:rsidR="00CB47F6" w:rsidRPr="00DC4E83" w:rsidRDefault="00CB47F6" w:rsidP="00795581">
      <w:pPr>
        <w:rPr>
          <w:rFonts w:ascii="Arial" w:hAnsi="Arial" w:cs="Arial"/>
          <w:noProof/>
          <w:rPrChange w:id="4" w:author="Windows 用户" w:date="2018-07-18T17:22:00Z">
            <w:rPr>
              <w:rFonts w:cs="Arial"/>
            </w:rPr>
          </w:rPrChange>
        </w:rPr>
      </w:pPr>
    </w:p>
    <w:p w14:paraId="3D06B8C9" w14:textId="0864FECD" w:rsidR="00CB47F6" w:rsidRDefault="006676AC">
      <w:pPr>
        <w:pStyle w:val="21"/>
        <w:rPr>
          <w:rStyle w:val="a8"/>
        </w:rPr>
      </w:pPr>
      <w:hyperlink w:anchor="_Toc519696384" w:history="1">
        <w:r w:rsidR="00CB47F6" w:rsidRPr="00F923D4">
          <w:rPr>
            <w:rStyle w:val="a8"/>
          </w:rPr>
          <w:t xml:space="preserve">1  </w:t>
        </w:r>
        <w:r w:rsidR="00CB47F6" w:rsidRPr="00F923D4">
          <w:rPr>
            <w:rStyle w:val="a8"/>
            <w:rFonts w:cs="Arial"/>
          </w:rPr>
          <w:t>QOS</w:t>
        </w:r>
        <w:r w:rsidR="00CB47F6" w:rsidRPr="00F923D4">
          <w:rPr>
            <w:rStyle w:val="a8"/>
            <w:rFonts w:cs="Arial"/>
          </w:rPr>
          <w:t>内涵</w:t>
        </w:r>
        <w:r w:rsidR="00CB47F6">
          <w:rPr>
            <w:webHidden/>
          </w:rPr>
          <w:tab/>
        </w:r>
        <w:r w:rsidR="00CB47F6">
          <w:rPr>
            <w:webHidden/>
          </w:rPr>
          <w:fldChar w:fldCharType="begin"/>
        </w:r>
        <w:r w:rsidR="00CB47F6">
          <w:rPr>
            <w:webHidden/>
          </w:rPr>
          <w:instrText xml:space="preserve"> PAGEREF _Toc519696384 \h </w:instrText>
        </w:r>
        <w:r w:rsidR="00CB47F6">
          <w:rPr>
            <w:webHidden/>
          </w:rPr>
        </w:r>
        <w:r w:rsidR="00CB47F6">
          <w:rPr>
            <w:webHidden/>
          </w:rPr>
          <w:fldChar w:fldCharType="separate"/>
        </w:r>
        <w:r w:rsidR="00A32D58">
          <w:rPr>
            <w:webHidden/>
          </w:rPr>
          <w:t>3</w:t>
        </w:r>
        <w:r w:rsidR="00CB47F6">
          <w:rPr>
            <w:webHidden/>
          </w:rPr>
          <w:fldChar w:fldCharType="end"/>
        </w:r>
      </w:hyperlink>
    </w:p>
    <w:p w14:paraId="30EEA617" w14:textId="4E6696AC" w:rsidR="00CB47F6" w:rsidRPr="00DC4E83" w:rsidRDefault="00CB47F6" w:rsidP="00795581">
      <w:pPr>
        <w:rPr>
          <w:rFonts w:ascii="Arial" w:hAnsi="Arial" w:cs="Arial"/>
          <w:b/>
          <w:noProof/>
          <w:rPrChange w:id="5" w:author="Windows 用户" w:date="2018-07-18T17:23:00Z">
            <w:rPr>
              <w:rFonts w:cs="Arial"/>
              <w:b/>
            </w:rPr>
          </w:rPrChange>
        </w:rPr>
      </w:pPr>
    </w:p>
    <w:p w14:paraId="50AF27EA" w14:textId="77777777" w:rsidR="00CB47F6" w:rsidRPr="00795581" w:rsidRDefault="00CB47F6" w:rsidP="00795581">
      <w:pPr>
        <w:rPr>
          <w:rFonts w:ascii="Arial" w:hAnsi="Arial" w:cs="Arial"/>
          <w:b/>
          <w:noProof/>
        </w:rPr>
      </w:pPr>
    </w:p>
    <w:p w14:paraId="45EBC099" w14:textId="174E0A8F" w:rsidR="00CB47F6" w:rsidRDefault="006676AC">
      <w:pPr>
        <w:pStyle w:val="21"/>
        <w:rPr>
          <w:rFonts w:asciiTheme="minorHAnsi" w:eastAsiaTheme="minorEastAsia" w:hAnsiTheme="minorHAnsi" w:cstheme="minorBidi"/>
          <w:b w:val="0"/>
          <w:color w:val="auto"/>
          <w:spacing w:val="0"/>
          <w:kern w:val="2"/>
          <w:sz w:val="21"/>
          <w:szCs w:val="22"/>
        </w:rPr>
      </w:pPr>
      <w:hyperlink w:anchor="_Toc519696385" w:history="1">
        <w:r w:rsidR="00CB47F6" w:rsidRPr="00F923D4">
          <w:rPr>
            <w:rStyle w:val="a8"/>
          </w:rPr>
          <w:t xml:space="preserve">2  </w:t>
        </w:r>
        <w:r w:rsidR="00CB47F6" w:rsidRPr="00F923D4">
          <w:rPr>
            <w:rStyle w:val="a8"/>
            <w:rFonts w:cs="Arial"/>
          </w:rPr>
          <w:t>QOS</w:t>
        </w:r>
        <w:r w:rsidR="00CB47F6" w:rsidRPr="00F923D4">
          <w:rPr>
            <w:rStyle w:val="a8"/>
            <w:rFonts w:cs="Arial"/>
          </w:rPr>
          <w:t>整体架构</w:t>
        </w:r>
        <w:r w:rsidR="00CB47F6">
          <w:rPr>
            <w:webHidden/>
          </w:rPr>
          <w:tab/>
        </w:r>
        <w:r w:rsidR="00CB47F6">
          <w:rPr>
            <w:webHidden/>
          </w:rPr>
          <w:fldChar w:fldCharType="begin"/>
        </w:r>
        <w:r w:rsidR="00CB47F6">
          <w:rPr>
            <w:webHidden/>
          </w:rPr>
          <w:instrText xml:space="preserve"> PAGEREF _Toc519696385 \h </w:instrText>
        </w:r>
        <w:r w:rsidR="00CB47F6">
          <w:rPr>
            <w:webHidden/>
          </w:rPr>
        </w:r>
        <w:r w:rsidR="00CB47F6">
          <w:rPr>
            <w:webHidden/>
          </w:rPr>
          <w:fldChar w:fldCharType="separate"/>
        </w:r>
        <w:r w:rsidR="00A32D58">
          <w:rPr>
            <w:webHidden/>
          </w:rPr>
          <w:t>4</w:t>
        </w:r>
        <w:r w:rsidR="00CB47F6">
          <w:rPr>
            <w:webHidden/>
          </w:rPr>
          <w:fldChar w:fldCharType="end"/>
        </w:r>
      </w:hyperlink>
    </w:p>
    <w:p w14:paraId="004895A9" w14:textId="6B582CFE" w:rsidR="00CB47F6" w:rsidRDefault="006676AC">
      <w:pPr>
        <w:pStyle w:val="31"/>
        <w:rPr>
          <w:rFonts w:asciiTheme="minorHAnsi" w:eastAsiaTheme="minorEastAsia" w:hAnsiTheme="minorHAnsi" w:cstheme="minorBidi"/>
          <w:noProof/>
          <w:color w:val="auto"/>
          <w:kern w:val="2"/>
          <w:sz w:val="21"/>
          <w:szCs w:val="22"/>
        </w:rPr>
      </w:pPr>
      <w:hyperlink w:anchor="_Toc519696386" w:history="1">
        <w:r w:rsidR="00CB47F6" w:rsidRPr="00F923D4">
          <w:rPr>
            <w:rStyle w:val="a8"/>
            <w:rFonts w:ascii="Arial" w:hAnsi="Arial" w:cs="Arial"/>
            <w:noProof/>
            <w:spacing w:val="6"/>
          </w:rPr>
          <w:t>2.1</w:t>
        </w:r>
        <w:r w:rsidR="00CB47F6" w:rsidRPr="00F923D4">
          <w:rPr>
            <w:rStyle w:val="a8"/>
            <w:rFonts w:ascii="Arial" w:hAnsi="Arial" w:cs="Times New Roman"/>
            <w:noProof/>
            <w:spacing w:val="6"/>
          </w:rPr>
          <w:t xml:space="preserve">  </w:t>
        </w:r>
        <w:r w:rsidR="00CB47F6" w:rsidRPr="00F923D4">
          <w:rPr>
            <w:rStyle w:val="a8"/>
            <w:rFonts w:ascii="Arial" w:hAnsi="Arial" w:cs="Arial"/>
            <w:noProof/>
            <w:spacing w:val="6"/>
          </w:rPr>
          <w:t>QOS</w:t>
        </w:r>
        <w:r w:rsidR="00CB47F6" w:rsidRPr="00F923D4">
          <w:rPr>
            <w:rStyle w:val="a8"/>
            <w:rFonts w:ascii="Arial" w:hAnsi="Arial"/>
            <w:noProof/>
            <w:spacing w:val="6"/>
          </w:rPr>
          <w:t>双层链架构</w:t>
        </w:r>
        <w:r w:rsidR="00CB47F6">
          <w:rPr>
            <w:noProof/>
            <w:webHidden/>
          </w:rPr>
          <w:tab/>
        </w:r>
        <w:r w:rsidR="00CB47F6">
          <w:rPr>
            <w:noProof/>
            <w:webHidden/>
          </w:rPr>
          <w:fldChar w:fldCharType="begin"/>
        </w:r>
        <w:r w:rsidR="00CB47F6">
          <w:rPr>
            <w:noProof/>
            <w:webHidden/>
          </w:rPr>
          <w:instrText xml:space="preserve"> PAGEREF _Toc519696386 \h </w:instrText>
        </w:r>
        <w:r w:rsidR="00CB47F6">
          <w:rPr>
            <w:noProof/>
            <w:webHidden/>
          </w:rPr>
        </w:r>
        <w:r w:rsidR="00CB47F6">
          <w:rPr>
            <w:noProof/>
            <w:webHidden/>
          </w:rPr>
          <w:fldChar w:fldCharType="separate"/>
        </w:r>
        <w:r w:rsidR="00A32D58">
          <w:rPr>
            <w:noProof/>
            <w:webHidden/>
          </w:rPr>
          <w:t>4</w:t>
        </w:r>
        <w:r w:rsidR="00CB47F6">
          <w:rPr>
            <w:noProof/>
            <w:webHidden/>
          </w:rPr>
          <w:fldChar w:fldCharType="end"/>
        </w:r>
      </w:hyperlink>
    </w:p>
    <w:p w14:paraId="7BA23355" w14:textId="461B9222" w:rsidR="00CB47F6" w:rsidRDefault="006676AC">
      <w:pPr>
        <w:pStyle w:val="31"/>
        <w:rPr>
          <w:rFonts w:asciiTheme="minorHAnsi" w:eastAsiaTheme="minorEastAsia" w:hAnsiTheme="minorHAnsi" w:cstheme="minorBidi"/>
          <w:noProof/>
          <w:color w:val="auto"/>
          <w:kern w:val="2"/>
          <w:sz w:val="21"/>
          <w:szCs w:val="22"/>
        </w:rPr>
      </w:pPr>
      <w:hyperlink w:anchor="_Toc519696387" w:history="1">
        <w:r w:rsidR="00CB47F6" w:rsidRPr="00F923D4">
          <w:rPr>
            <w:rStyle w:val="a8"/>
            <w:rFonts w:ascii="Arial" w:hAnsi="Arial" w:cs="Arial"/>
            <w:noProof/>
            <w:spacing w:val="6"/>
          </w:rPr>
          <w:t>2.2  QOS</w:t>
        </w:r>
        <w:r w:rsidR="00CB47F6" w:rsidRPr="00F923D4">
          <w:rPr>
            <w:rStyle w:val="a8"/>
            <w:rFonts w:ascii="Arial" w:hAnsi="Arial" w:cs="Arial"/>
            <w:noProof/>
            <w:spacing w:val="6"/>
          </w:rPr>
          <w:t>双层代币体系</w:t>
        </w:r>
        <w:r w:rsidR="00CB47F6">
          <w:rPr>
            <w:noProof/>
            <w:webHidden/>
          </w:rPr>
          <w:tab/>
        </w:r>
        <w:r w:rsidR="00CB47F6">
          <w:rPr>
            <w:noProof/>
            <w:webHidden/>
          </w:rPr>
          <w:fldChar w:fldCharType="begin"/>
        </w:r>
        <w:r w:rsidR="00CB47F6">
          <w:rPr>
            <w:noProof/>
            <w:webHidden/>
          </w:rPr>
          <w:instrText xml:space="preserve"> PAGEREF _Toc519696387 \h </w:instrText>
        </w:r>
        <w:r w:rsidR="00CB47F6">
          <w:rPr>
            <w:noProof/>
            <w:webHidden/>
          </w:rPr>
        </w:r>
        <w:r w:rsidR="00CB47F6">
          <w:rPr>
            <w:noProof/>
            <w:webHidden/>
          </w:rPr>
          <w:fldChar w:fldCharType="separate"/>
        </w:r>
        <w:r w:rsidR="00A32D58">
          <w:rPr>
            <w:noProof/>
            <w:webHidden/>
          </w:rPr>
          <w:t>8</w:t>
        </w:r>
        <w:r w:rsidR="00CB47F6">
          <w:rPr>
            <w:noProof/>
            <w:webHidden/>
          </w:rPr>
          <w:fldChar w:fldCharType="end"/>
        </w:r>
      </w:hyperlink>
    </w:p>
    <w:p w14:paraId="189833E7" w14:textId="6F14540C" w:rsidR="00CB47F6" w:rsidRDefault="006676AC">
      <w:pPr>
        <w:pStyle w:val="31"/>
        <w:rPr>
          <w:rFonts w:asciiTheme="minorHAnsi" w:eastAsiaTheme="minorEastAsia" w:hAnsiTheme="minorHAnsi" w:cstheme="minorBidi"/>
          <w:noProof/>
          <w:color w:val="auto"/>
          <w:kern w:val="2"/>
          <w:sz w:val="21"/>
          <w:szCs w:val="22"/>
        </w:rPr>
      </w:pPr>
      <w:hyperlink w:anchor="_Toc519696388" w:history="1">
        <w:r w:rsidR="00CB47F6" w:rsidRPr="00F923D4">
          <w:rPr>
            <w:rStyle w:val="a8"/>
            <w:rFonts w:ascii="Arial" w:hAnsi="Arial" w:cs="Arial"/>
            <w:noProof/>
            <w:spacing w:val="6"/>
          </w:rPr>
          <w:t>2.3  QOS</w:t>
        </w:r>
        <w:r w:rsidR="00CB47F6" w:rsidRPr="00F923D4">
          <w:rPr>
            <w:rStyle w:val="a8"/>
            <w:rFonts w:ascii="Arial" w:hAnsi="Arial" w:cs="Times New Roman"/>
            <w:noProof/>
            <w:spacing w:val="6"/>
          </w:rPr>
          <w:t>双层挖矿机制</w:t>
        </w:r>
        <w:r w:rsidR="00CB47F6">
          <w:rPr>
            <w:noProof/>
            <w:webHidden/>
          </w:rPr>
          <w:tab/>
        </w:r>
        <w:r w:rsidR="00CB47F6">
          <w:rPr>
            <w:noProof/>
            <w:webHidden/>
          </w:rPr>
          <w:fldChar w:fldCharType="begin"/>
        </w:r>
        <w:r w:rsidR="00CB47F6">
          <w:rPr>
            <w:noProof/>
            <w:webHidden/>
          </w:rPr>
          <w:instrText xml:space="preserve"> PAGEREF _Toc519696388 \h </w:instrText>
        </w:r>
        <w:r w:rsidR="00CB47F6">
          <w:rPr>
            <w:noProof/>
            <w:webHidden/>
          </w:rPr>
        </w:r>
        <w:r w:rsidR="00CB47F6">
          <w:rPr>
            <w:noProof/>
            <w:webHidden/>
          </w:rPr>
          <w:fldChar w:fldCharType="separate"/>
        </w:r>
        <w:r w:rsidR="00A32D58">
          <w:rPr>
            <w:noProof/>
            <w:webHidden/>
          </w:rPr>
          <w:t>12</w:t>
        </w:r>
        <w:r w:rsidR="00CB47F6">
          <w:rPr>
            <w:noProof/>
            <w:webHidden/>
          </w:rPr>
          <w:fldChar w:fldCharType="end"/>
        </w:r>
      </w:hyperlink>
    </w:p>
    <w:p w14:paraId="220BD5B3" w14:textId="05A7E2CB" w:rsidR="00CB47F6" w:rsidRDefault="006676AC">
      <w:pPr>
        <w:pStyle w:val="31"/>
        <w:rPr>
          <w:rStyle w:val="a8"/>
          <w:noProof/>
        </w:rPr>
      </w:pPr>
      <w:hyperlink w:anchor="_Toc519696389" w:history="1">
        <w:r w:rsidR="00CB47F6" w:rsidRPr="00F923D4">
          <w:rPr>
            <w:rStyle w:val="a8"/>
            <w:rFonts w:ascii="Arial" w:hAnsi="Arial" w:cs="Arial"/>
            <w:noProof/>
            <w:spacing w:val="6"/>
          </w:rPr>
          <w:t xml:space="preserve">2.4  </w:t>
        </w:r>
        <w:r w:rsidR="00CB47F6" w:rsidRPr="00F923D4">
          <w:rPr>
            <w:rStyle w:val="a8"/>
            <w:rFonts w:ascii="Arial" w:hAnsi="Arial" w:cs="Times New Roman"/>
            <w:noProof/>
            <w:spacing w:val="6"/>
          </w:rPr>
          <w:t>开发者社区生态</w:t>
        </w:r>
        <w:r w:rsidR="00CB47F6">
          <w:rPr>
            <w:noProof/>
            <w:webHidden/>
          </w:rPr>
          <w:tab/>
        </w:r>
        <w:r w:rsidR="00CB47F6">
          <w:rPr>
            <w:noProof/>
            <w:webHidden/>
          </w:rPr>
          <w:fldChar w:fldCharType="begin"/>
        </w:r>
        <w:r w:rsidR="00CB47F6">
          <w:rPr>
            <w:noProof/>
            <w:webHidden/>
          </w:rPr>
          <w:instrText xml:space="preserve"> PAGEREF _Toc519696389 \h </w:instrText>
        </w:r>
        <w:r w:rsidR="00CB47F6">
          <w:rPr>
            <w:noProof/>
            <w:webHidden/>
          </w:rPr>
        </w:r>
        <w:r w:rsidR="00CB47F6">
          <w:rPr>
            <w:noProof/>
            <w:webHidden/>
          </w:rPr>
          <w:fldChar w:fldCharType="separate"/>
        </w:r>
        <w:r w:rsidR="00A32D58">
          <w:rPr>
            <w:noProof/>
            <w:webHidden/>
          </w:rPr>
          <w:t>12</w:t>
        </w:r>
        <w:r w:rsidR="00CB47F6">
          <w:rPr>
            <w:noProof/>
            <w:webHidden/>
          </w:rPr>
          <w:fldChar w:fldCharType="end"/>
        </w:r>
      </w:hyperlink>
    </w:p>
    <w:p w14:paraId="3CD128A8" w14:textId="3F117E89" w:rsidR="00CB47F6" w:rsidRPr="00795581" w:rsidRDefault="00CB47F6" w:rsidP="00795581">
      <w:pPr>
        <w:rPr>
          <w:rFonts w:ascii="Arial" w:hAnsi="Arial" w:cs="Arial"/>
          <w:noProof/>
        </w:rPr>
      </w:pPr>
    </w:p>
    <w:p w14:paraId="1D302EE1" w14:textId="77777777" w:rsidR="00CB47F6" w:rsidRPr="00795581" w:rsidRDefault="00CB47F6" w:rsidP="00795581">
      <w:pPr>
        <w:rPr>
          <w:rFonts w:ascii="Arial" w:hAnsi="Arial" w:cs="Arial"/>
          <w:noProof/>
        </w:rPr>
      </w:pPr>
    </w:p>
    <w:p w14:paraId="3B11F105" w14:textId="5EDC2A35" w:rsidR="00CB47F6" w:rsidRDefault="006676AC">
      <w:pPr>
        <w:pStyle w:val="21"/>
        <w:rPr>
          <w:rFonts w:asciiTheme="minorHAnsi" w:eastAsiaTheme="minorEastAsia" w:hAnsiTheme="minorHAnsi" w:cstheme="minorBidi"/>
          <w:b w:val="0"/>
          <w:color w:val="auto"/>
          <w:spacing w:val="0"/>
          <w:kern w:val="2"/>
          <w:sz w:val="21"/>
          <w:szCs w:val="22"/>
        </w:rPr>
      </w:pPr>
      <w:hyperlink w:anchor="_Toc519696390" w:history="1">
        <w:r w:rsidR="00CB47F6" w:rsidRPr="00F923D4">
          <w:rPr>
            <w:rStyle w:val="a8"/>
          </w:rPr>
          <w:t xml:space="preserve">3  </w:t>
        </w:r>
        <w:r w:rsidR="00CB47F6" w:rsidRPr="00F923D4">
          <w:rPr>
            <w:rStyle w:val="a8"/>
            <w:rFonts w:cs="Arial"/>
          </w:rPr>
          <w:t>QOS</w:t>
        </w:r>
        <w:r w:rsidR="00CB47F6" w:rsidRPr="00F923D4">
          <w:rPr>
            <w:rStyle w:val="a8"/>
          </w:rPr>
          <w:t>技术基础设施</w:t>
        </w:r>
        <w:r w:rsidR="00CB47F6">
          <w:rPr>
            <w:webHidden/>
          </w:rPr>
          <w:tab/>
        </w:r>
        <w:r w:rsidR="00CB47F6">
          <w:rPr>
            <w:webHidden/>
          </w:rPr>
          <w:fldChar w:fldCharType="begin"/>
        </w:r>
        <w:r w:rsidR="00CB47F6">
          <w:rPr>
            <w:webHidden/>
          </w:rPr>
          <w:instrText xml:space="preserve"> PAGEREF _Toc519696390 \h </w:instrText>
        </w:r>
        <w:r w:rsidR="00CB47F6">
          <w:rPr>
            <w:webHidden/>
          </w:rPr>
        </w:r>
        <w:r w:rsidR="00CB47F6">
          <w:rPr>
            <w:webHidden/>
          </w:rPr>
          <w:fldChar w:fldCharType="separate"/>
        </w:r>
        <w:r w:rsidR="00A32D58">
          <w:rPr>
            <w:webHidden/>
          </w:rPr>
          <w:t>14</w:t>
        </w:r>
        <w:r w:rsidR="00CB47F6">
          <w:rPr>
            <w:webHidden/>
          </w:rPr>
          <w:fldChar w:fldCharType="end"/>
        </w:r>
      </w:hyperlink>
    </w:p>
    <w:p w14:paraId="3A58211D" w14:textId="6725BAC8" w:rsidR="00CB47F6" w:rsidRDefault="006676AC">
      <w:pPr>
        <w:pStyle w:val="31"/>
        <w:rPr>
          <w:rFonts w:asciiTheme="minorHAnsi" w:eastAsiaTheme="minorEastAsia" w:hAnsiTheme="minorHAnsi" w:cstheme="minorBidi"/>
          <w:noProof/>
          <w:color w:val="auto"/>
          <w:kern w:val="2"/>
          <w:sz w:val="21"/>
          <w:szCs w:val="22"/>
        </w:rPr>
      </w:pPr>
      <w:hyperlink w:anchor="_Toc519696391" w:history="1">
        <w:r w:rsidR="00CB47F6" w:rsidRPr="00F923D4">
          <w:rPr>
            <w:rStyle w:val="a8"/>
            <w:rFonts w:ascii="Arial" w:hAnsi="Arial" w:cs="Arial"/>
            <w:noProof/>
            <w:spacing w:val="6"/>
          </w:rPr>
          <w:t xml:space="preserve">3.1  </w:t>
        </w:r>
        <w:r w:rsidR="00CB47F6" w:rsidRPr="00F923D4">
          <w:rPr>
            <w:rStyle w:val="a8"/>
            <w:rFonts w:ascii="Arial" w:hAnsi="Arial" w:cs="Arial"/>
            <w:noProof/>
            <w:spacing w:val="6"/>
          </w:rPr>
          <w:t>共识体系</w:t>
        </w:r>
        <w:r w:rsidR="00CB47F6">
          <w:rPr>
            <w:noProof/>
            <w:webHidden/>
          </w:rPr>
          <w:tab/>
        </w:r>
        <w:r w:rsidR="00CB47F6">
          <w:rPr>
            <w:noProof/>
            <w:webHidden/>
          </w:rPr>
          <w:fldChar w:fldCharType="begin"/>
        </w:r>
        <w:r w:rsidR="00CB47F6">
          <w:rPr>
            <w:noProof/>
            <w:webHidden/>
          </w:rPr>
          <w:instrText xml:space="preserve"> PAGEREF _Toc519696391 \h </w:instrText>
        </w:r>
        <w:r w:rsidR="00CB47F6">
          <w:rPr>
            <w:noProof/>
            <w:webHidden/>
          </w:rPr>
        </w:r>
        <w:r w:rsidR="00CB47F6">
          <w:rPr>
            <w:noProof/>
            <w:webHidden/>
          </w:rPr>
          <w:fldChar w:fldCharType="separate"/>
        </w:r>
        <w:r w:rsidR="00A32D58">
          <w:rPr>
            <w:noProof/>
            <w:webHidden/>
          </w:rPr>
          <w:t>14</w:t>
        </w:r>
        <w:r w:rsidR="00CB47F6">
          <w:rPr>
            <w:noProof/>
            <w:webHidden/>
          </w:rPr>
          <w:fldChar w:fldCharType="end"/>
        </w:r>
      </w:hyperlink>
    </w:p>
    <w:p w14:paraId="61FB1645" w14:textId="73469CBC" w:rsidR="00CB47F6" w:rsidRDefault="006676AC">
      <w:pPr>
        <w:pStyle w:val="31"/>
        <w:rPr>
          <w:rFonts w:asciiTheme="minorHAnsi" w:eastAsiaTheme="minorEastAsia" w:hAnsiTheme="minorHAnsi" w:cstheme="minorBidi"/>
          <w:noProof/>
          <w:color w:val="auto"/>
          <w:kern w:val="2"/>
          <w:sz w:val="21"/>
          <w:szCs w:val="22"/>
        </w:rPr>
      </w:pPr>
      <w:hyperlink w:anchor="_Toc519696392" w:history="1">
        <w:r w:rsidR="00CB47F6" w:rsidRPr="00F923D4">
          <w:rPr>
            <w:rStyle w:val="a8"/>
            <w:rFonts w:ascii="Arial" w:hAnsi="Arial" w:cs="Arial"/>
            <w:noProof/>
            <w:spacing w:val="6"/>
          </w:rPr>
          <w:t xml:space="preserve">3.2  </w:t>
        </w:r>
        <w:r w:rsidR="00CB47F6" w:rsidRPr="00F923D4">
          <w:rPr>
            <w:rStyle w:val="a8"/>
            <w:rFonts w:ascii="Arial" w:hAnsi="Arial" w:cs="Arial"/>
            <w:noProof/>
            <w:spacing w:val="6"/>
          </w:rPr>
          <w:t>钱包体系</w:t>
        </w:r>
        <w:r w:rsidR="00CB47F6">
          <w:rPr>
            <w:noProof/>
            <w:webHidden/>
          </w:rPr>
          <w:tab/>
        </w:r>
        <w:r w:rsidR="00CB47F6">
          <w:rPr>
            <w:noProof/>
            <w:webHidden/>
          </w:rPr>
          <w:fldChar w:fldCharType="begin"/>
        </w:r>
        <w:r w:rsidR="00CB47F6">
          <w:rPr>
            <w:noProof/>
            <w:webHidden/>
          </w:rPr>
          <w:instrText xml:space="preserve"> PAGEREF _Toc519696392 \h </w:instrText>
        </w:r>
        <w:r w:rsidR="00CB47F6">
          <w:rPr>
            <w:noProof/>
            <w:webHidden/>
          </w:rPr>
        </w:r>
        <w:r w:rsidR="00CB47F6">
          <w:rPr>
            <w:noProof/>
            <w:webHidden/>
          </w:rPr>
          <w:fldChar w:fldCharType="separate"/>
        </w:r>
        <w:r w:rsidR="00A32D58">
          <w:rPr>
            <w:noProof/>
            <w:webHidden/>
          </w:rPr>
          <w:t>19</w:t>
        </w:r>
        <w:r w:rsidR="00CB47F6">
          <w:rPr>
            <w:noProof/>
            <w:webHidden/>
          </w:rPr>
          <w:fldChar w:fldCharType="end"/>
        </w:r>
      </w:hyperlink>
    </w:p>
    <w:p w14:paraId="20820DE1" w14:textId="1C1FC4EC" w:rsidR="00CB47F6" w:rsidRDefault="006676AC">
      <w:pPr>
        <w:pStyle w:val="31"/>
        <w:rPr>
          <w:rFonts w:asciiTheme="minorHAnsi" w:eastAsiaTheme="minorEastAsia" w:hAnsiTheme="minorHAnsi" w:cstheme="minorBidi"/>
          <w:noProof/>
          <w:color w:val="auto"/>
          <w:kern w:val="2"/>
          <w:sz w:val="21"/>
          <w:szCs w:val="22"/>
        </w:rPr>
      </w:pPr>
      <w:hyperlink w:anchor="_Toc519696393" w:history="1">
        <w:r w:rsidR="00CB47F6" w:rsidRPr="00F923D4">
          <w:rPr>
            <w:rStyle w:val="a8"/>
            <w:rFonts w:ascii="Arial" w:hAnsi="Arial" w:cs="Arial"/>
            <w:noProof/>
            <w:spacing w:val="6"/>
          </w:rPr>
          <w:t xml:space="preserve">3.3  </w:t>
        </w:r>
        <w:r w:rsidR="00CB47F6" w:rsidRPr="00F923D4">
          <w:rPr>
            <w:rStyle w:val="a8"/>
            <w:rFonts w:ascii="Arial" w:hAnsi="Arial" w:cs="Arial"/>
            <w:noProof/>
            <w:spacing w:val="6"/>
          </w:rPr>
          <w:t>统一身份认证</w:t>
        </w:r>
        <w:r w:rsidR="00CB47F6">
          <w:rPr>
            <w:noProof/>
            <w:webHidden/>
          </w:rPr>
          <w:tab/>
        </w:r>
        <w:r w:rsidR="00CB47F6">
          <w:rPr>
            <w:noProof/>
            <w:webHidden/>
          </w:rPr>
          <w:fldChar w:fldCharType="begin"/>
        </w:r>
        <w:r w:rsidR="00CB47F6">
          <w:rPr>
            <w:noProof/>
            <w:webHidden/>
          </w:rPr>
          <w:instrText xml:space="preserve"> PAGEREF _Toc519696393 \h </w:instrText>
        </w:r>
        <w:r w:rsidR="00CB47F6">
          <w:rPr>
            <w:noProof/>
            <w:webHidden/>
          </w:rPr>
        </w:r>
        <w:r w:rsidR="00CB47F6">
          <w:rPr>
            <w:noProof/>
            <w:webHidden/>
          </w:rPr>
          <w:fldChar w:fldCharType="separate"/>
        </w:r>
        <w:r w:rsidR="00A32D58">
          <w:rPr>
            <w:noProof/>
            <w:webHidden/>
          </w:rPr>
          <w:t>20</w:t>
        </w:r>
        <w:r w:rsidR="00CB47F6">
          <w:rPr>
            <w:noProof/>
            <w:webHidden/>
          </w:rPr>
          <w:fldChar w:fldCharType="end"/>
        </w:r>
      </w:hyperlink>
    </w:p>
    <w:p w14:paraId="385B34B3" w14:textId="66BB0BFD" w:rsidR="00CB47F6" w:rsidRDefault="006676AC">
      <w:pPr>
        <w:pStyle w:val="31"/>
        <w:rPr>
          <w:rFonts w:asciiTheme="minorHAnsi" w:eastAsiaTheme="minorEastAsia" w:hAnsiTheme="minorHAnsi" w:cstheme="minorBidi"/>
          <w:noProof/>
          <w:color w:val="auto"/>
          <w:kern w:val="2"/>
          <w:sz w:val="21"/>
          <w:szCs w:val="22"/>
        </w:rPr>
      </w:pPr>
      <w:hyperlink w:anchor="_Toc519696395" w:history="1">
        <w:r w:rsidR="00CB47F6" w:rsidRPr="00F923D4">
          <w:rPr>
            <w:rStyle w:val="a8"/>
            <w:rFonts w:ascii="Arial" w:hAnsi="Arial" w:cs="Arial"/>
            <w:noProof/>
            <w:spacing w:val="6"/>
          </w:rPr>
          <w:t>3.4  IPFS</w:t>
        </w:r>
        <w:r w:rsidR="00CB47F6" w:rsidRPr="00F923D4">
          <w:rPr>
            <w:rStyle w:val="a8"/>
            <w:rFonts w:ascii="Arial" w:hAnsi="Arial" w:cs="Arial"/>
            <w:noProof/>
            <w:spacing w:val="6"/>
          </w:rPr>
          <w:t>文件系统</w:t>
        </w:r>
        <w:r w:rsidR="00CB47F6">
          <w:rPr>
            <w:noProof/>
            <w:webHidden/>
          </w:rPr>
          <w:tab/>
        </w:r>
        <w:r w:rsidR="00CB47F6">
          <w:rPr>
            <w:noProof/>
            <w:webHidden/>
          </w:rPr>
          <w:fldChar w:fldCharType="begin"/>
        </w:r>
        <w:r w:rsidR="00CB47F6">
          <w:rPr>
            <w:noProof/>
            <w:webHidden/>
          </w:rPr>
          <w:instrText xml:space="preserve"> PAGEREF _Toc519696395 \h </w:instrText>
        </w:r>
        <w:r w:rsidR="00CB47F6">
          <w:rPr>
            <w:noProof/>
            <w:webHidden/>
          </w:rPr>
        </w:r>
        <w:r w:rsidR="00CB47F6">
          <w:rPr>
            <w:noProof/>
            <w:webHidden/>
          </w:rPr>
          <w:fldChar w:fldCharType="separate"/>
        </w:r>
        <w:r w:rsidR="00A32D58">
          <w:rPr>
            <w:noProof/>
            <w:webHidden/>
          </w:rPr>
          <w:t>22</w:t>
        </w:r>
        <w:r w:rsidR="00CB47F6">
          <w:rPr>
            <w:noProof/>
            <w:webHidden/>
          </w:rPr>
          <w:fldChar w:fldCharType="end"/>
        </w:r>
      </w:hyperlink>
    </w:p>
    <w:p w14:paraId="1E018734" w14:textId="7D94EE3E" w:rsidR="00CB47F6" w:rsidRDefault="006676AC">
      <w:pPr>
        <w:pStyle w:val="31"/>
        <w:rPr>
          <w:rFonts w:asciiTheme="minorHAnsi" w:eastAsiaTheme="minorEastAsia" w:hAnsiTheme="minorHAnsi" w:cstheme="minorBidi"/>
          <w:noProof/>
          <w:color w:val="auto"/>
          <w:kern w:val="2"/>
          <w:sz w:val="21"/>
          <w:szCs w:val="22"/>
        </w:rPr>
      </w:pPr>
      <w:hyperlink w:anchor="_Toc519696396" w:history="1">
        <w:r w:rsidR="00CB47F6" w:rsidRPr="00F923D4">
          <w:rPr>
            <w:rStyle w:val="a8"/>
            <w:rFonts w:ascii="Arial" w:hAnsi="Arial" w:cs="Arial"/>
            <w:noProof/>
            <w:spacing w:val="6"/>
          </w:rPr>
          <w:t>3.5  QOS</w:t>
        </w:r>
        <w:r w:rsidR="00CB47F6" w:rsidRPr="00F923D4">
          <w:rPr>
            <w:rStyle w:val="a8"/>
            <w:rFonts w:ascii="Arial" w:hAnsi="Arial" w:cs="Arial"/>
            <w:noProof/>
            <w:spacing w:val="6"/>
          </w:rPr>
          <w:t>公链区块链浏览器</w:t>
        </w:r>
        <w:r w:rsidR="00CB47F6">
          <w:rPr>
            <w:noProof/>
            <w:webHidden/>
          </w:rPr>
          <w:tab/>
        </w:r>
        <w:r w:rsidR="00CB47F6">
          <w:rPr>
            <w:noProof/>
            <w:webHidden/>
          </w:rPr>
          <w:fldChar w:fldCharType="begin"/>
        </w:r>
        <w:r w:rsidR="00CB47F6">
          <w:rPr>
            <w:noProof/>
            <w:webHidden/>
          </w:rPr>
          <w:instrText xml:space="preserve"> PAGEREF _Toc519696396 \h </w:instrText>
        </w:r>
        <w:r w:rsidR="00CB47F6">
          <w:rPr>
            <w:noProof/>
            <w:webHidden/>
          </w:rPr>
        </w:r>
        <w:r w:rsidR="00CB47F6">
          <w:rPr>
            <w:noProof/>
            <w:webHidden/>
          </w:rPr>
          <w:fldChar w:fldCharType="separate"/>
        </w:r>
        <w:r w:rsidR="00A32D58">
          <w:rPr>
            <w:noProof/>
            <w:webHidden/>
          </w:rPr>
          <w:t>22</w:t>
        </w:r>
        <w:r w:rsidR="00CB47F6">
          <w:rPr>
            <w:noProof/>
            <w:webHidden/>
          </w:rPr>
          <w:fldChar w:fldCharType="end"/>
        </w:r>
      </w:hyperlink>
    </w:p>
    <w:p w14:paraId="3BAC9701" w14:textId="5F8F4093" w:rsidR="00CB47F6" w:rsidRDefault="006676AC">
      <w:pPr>
        <w:pStyle w:val="31"/>
        <w:rPr>
          <w:rFonts w:asciiTheme="minorHAnsi" w:eastAsiaTheme="minorEastAsia" w:hAnsiTheme="minorHAnsi" w:cstheme="minorBidi"/>
          <w:noProof/>
          <w:color w:val="auto"/>
          <w:kern w:val="2"/>
          <w:sz w:val="21"/>
          <w:szCs w:val="22"/>
        </w:rPr>
      </w:pPr>
      <w:hyperlink w:anchor="_Toc519696397" w:history="1">
        <w:r w:rsidR="00CB47F6" w:rsidRPr="00F923D4">
          <w:rPr>
            <w:rStyle w:val="a8"/>
            <w:rFonts w:ascii="Arial" w:hAnsi="Arial" w:cs="Arial"/>
            <w:noProof/>
            <w:spacing w:val="6"/>
          </w:rPr>
          <w:t>3.6  QOS as a Service</w:t>
        </w:r>
        <w:r w:rsidR="00CB47F6">
          <w:rPr>
            <w:noProof/>
            <w:webHidden/>
          </w:rPr>
          <w:tab/>
        </w:r>
        <w:r w:rsidR="00CB47F6">
          <w:rPr>
            <w:noProof/>
            <w:webHidden/>
          </w:rPr>
          <w:fldChar w:fldCharType="begin"/>
        </w:r>
        <w:r w:rsidR="00CB47F6">
          <w:rPr>
            <w:noProof/>
            <w:webHidden/>
          </w:rPr>
          <w:instrText xml:space="preserve"> PAGEREF _Toc519696397 \h </w:instrText>
        </w:r>
        <w:r w:rsidR="00CB47F6">
          <w:rPr>
            <w:noProof/>
            <w:webHidden/>
          </w:rPr>
        </w:r>
        <w:r w:rsidR="00CB47F6">
          <w:rPr>
            <w:noProof/>
            <w:webHidden/>
          </w:rPr>
          <w:fldChar w:fldCharType="separate"/>
        </w:r>
        <w:r w:rsidR="00A32D58">
          <w:rPr>
            <w:noProof/>
            <w:webHidden/>
          </w:rPr>
          <w:t>23</w:t>
        </w:r>
        <w:r w:rsidR="00CB47F6">
          <w:rPr>
            <w:noProof/>
            <w:webHidden/>
          </w:rPr>
          <w:fldChar w:fldCharType="end"/>
        </w:r>
      </w:hyperlink>
    </w:p>
    <w:p w14:paraId="6729D548" w14:textId="32BDC133" w:rsidR="00CB47F6" w:rsidRDefault="006676AC">
      <w:pPr>
        <w:pStyle w:val="31"/>
        <w:rPr>
          <w:rStyle w:val="a8"/>
          <w:noProof/>
        </w:rPr>
      </w:pPr>
      <w:hyperlink w:anchor="_Toc519696398" w:history="1">
        <w:r w:rsidR="00CB47F6" w:rsidRPr="00F923D4">
          <w:rPr>
            <w:rStyle w:val="a8"/>
            <w:rFonts w:ascii="Arial" w:hAnsi="Arial" w:cs="Arial"/>
            <w:noProof/>
            <w:spacing w:val="6"/>
          </w:rPr>
          <w:t xml:space="preserve">3.7  </w:t>
        </w:r>
        <w:r w:rsidR="00CB47F6" w:rsidRPr="00F923D4">
          <w:rPr>
            <w:rStyle w:val="a8"/>
            <w:rFonts w:ascii="Arial" w:hAnsi="Arial" w:cs="Arial"/>
            <w:noProof/>
            <w:spacing w:val="6"/>
          </w:rPr>
          <w:t>小结</w:t>
        </w:r>
        <w:r w:rsidR="00CB47F6">
          <w:rPr>
            <w:noProof/>
            <w:webHidden/>
          </w:rPr>
          <w:tab/>
        </w:r>
        <w:r w:rsidR="00CB47F6">
          <w:rPr>
            <w:noProof/>
            <w:webHidden/>
          </w:rPr>
          <w:fldChar w:fldCharType="begin"/>
        </w:r>
        <w:r w:rsidR="00CB47F6">
          <w:rPr>
            <w:noProof/>
            <w:webHidden/>
          </w:rPr>
          <w:instrText xml:space="preserve"> PAGEREF _Toc519696398 \h </w:instrText>
        </w:r>
        <w:r w:rsidR="00CB47F6">
          <w:rPr>
            <w:noProof/>
            <w:webHidden/>
          </w:rPr>
        </w:r>
        <w:r w:rsidR="00CB47F6">
          <w:rPr>
            <w:noProof/>
            <w:webHidden/>
          </w:rPr>
          <w:fldChar w:fldCharType="separate"/>
        </w:r>
        <w:r w:rsidR="00A32D58">
          <w:rPr>
            <w:noProof/>
            <w:webHidden/>
          </w:rPr>
          <w:t>24</w:t>
        </w:r>
        <w:r w:rsidR="00CB47F6">
          <w:rPr>
            <w:noProof/>
            <w:webHidden/>
          </w:rPr>
          <w:fldChar w:fldCharType="end"/>
        </w:r>
      </w:hyperlink>
    </w:p>
    <w:p w14:paraId="122B4DB7" w14:textId="22511E81" w:rsidR="00CB47F6" w:rsidRPr="00795581" w:rsidRDefault="00CB47F6" w:rsidP="00795581">
      <w:pPr>
        <w:rPr>
          <w:rFonts w:ascii="Arial" w:hAnsi="Arial" w:cs="Arial"/>
          <w:noProof/>
        </w:rPr>
      </w:pPr>
    </w:p>
    <w:p w14:paraId="1D0BF71C" w14:textId="7AB7D458" w:rsidR="00CB47F6" w:rsidRPr="00795581" w:rsidRDefault="001907A3" w:rsidP="00795581">
      <w:pPr>
        <w:rPr>
          <w:rFonts w:ascii="Arial" w:hAnsi="Arial" w:cs="Arial"/>
          <w:noProof/>
        </w:rPr>
      </w:pPr>
      <w:ins w:id="6" w:author="Windows 用户" w:date="2018-07-19T10:01:00Z">
        <w:r w:rsidRPr="00CB3B15">
          <w:rPr>
            <w:rFonts w:ascii="Arial" w:hAnsi="Arial" w:hint="eastAsia"/>
            <w:noProof/>
            <w:spacing w:val="6"/>
          </w:rPr>
          <w:lastRenderedPageBreak/>
          <mc:AlternateContent>
            <mc:Choice Requires="wps">
              <w:drawing>
                <wp:anchor distT="0" distB="0" distL="114300" distR="114300" simplePos="0" relativeHeight="251794432" behindDoc="0" locked="0" layoutInCell="1" allowOverlap="1" wp14:anchorId="593B16E4" wp14:editId="795A3A9D">
                  <wp:simplePos x="0" y="0"/>
                  <wp:positionH relativeFrom="page">
                    <wp:posOffset>7388225</wp:posOffset>
                  </wp:positionH>
                  <wp:positionV relativeFrom="paragraph">
                    <wp:posOffset>-353060</wp:posOffset>
                  </wp:positionV>
                  <wp:extent cx="172800" cy="237600"/>
                  <wp:effectExtent l="0" t="0" r="0" b="0"/>
                  <wp:wrapNone/>
                  <wp:docPr id="17" name="矩形 17"/>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FC17C" id="矩形 17" o:spid="_x0000_s1026" style="position:absolute;left:0;text-align:left;margin-left:581.75pt;margin-top:-27.8pt;width:13.6pt;height:18.7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IwiafOeAgAAgwUAAA4AAAAAAAAAAAAAAAAALgIAAGRy&#10;cy9lMm9Eb2MueG1sUEsBAi0AFAAGAAgAAAAhAHCtDe3fAAAADQEAAA8AAAAAAAAAAAAAAAAA+AQA&#10;AGRycy9kb3ducmV2LnhtbFBLBQYAAAAABAAEAPMAAAAEBgAAAAA=&#10;" fillcolor="red" stroked="f" strokeweight="2pt">
                  <w10:wrap anchorx="page"/>
                </v:rect>
              </w:pict>
            </mc:Fallback>
          </mc:AlternateContent>
        </w:r>
      </w:ins>
    </w:p>
    <w:p w14:paraId="5F404F63" w14:textId="5B1435B8" w:rsidR="00CB47F6" w:rsidRPr="00795581" w:rsidRDefault="00CB47F6" w:rsidP="00795581">
      <w:pPr>
        <w:rPr>
          <w:rFonts w:ascii="Arial" w:hAnsi="Arial" w:cs="Arial"/>
          <w:noProof/>
        </w:rPr>
      </w:pPr>
    </w:p>
    <w:p w14:paraId="49DF12A4" w14:textId="44187E73" w:rsidR="00CB47F6" w:rsidRDefault="00CB47F6" w:rsidP="00795581">
      <w:pPr>
        <w:rPr>
          <w:rFonts w:ascii="Arial" w:hAnsi="Arial" w:cs="Arial"/>
          <w:noProof/>
        </w:rPr>
      </w:pPr>
    </w:p>
    <w:p w14:paraId="29D902C6" w14:textId="054C22DA" w:rsidR="00CB47F6" w:rsidRDefault="00CB47F6" w:rsidP="00795581">
      <w:pPr>
        <w:rPr>
          <w:rFonts w:ascii="Arial" w:hAnsi="Arial" w:cs="Arial"/>
          <w:noProof/>
        </w:rPr>
      </w:pPr>
    </w:p>
    <w:p w14:paraId="54E1AC28" w14:textId="709665C0" w:rsidR="00CB47F6" w:rsidRDefault="00CB47F6" w:rsidP="00795581">
      <w:pPr>
        <w:rPr>
          <w:rFonts w:ascii="Arial" w:hAnsi="Arial" w:cs="Arial"/>
          <w:noProof/>
        </w:rPr>
      </w:pPr>
    </w:p>
    <w:p w14:paraId="54CA742E" w14:textId="77777777" w:rsidR="00CB47F6" w:rsidRPr="00795581" w:rsidDel="00DC4E83" w:rsidRDefault="00CB47F6" w:rsidP="00795581">
      <w:pPr>
        <w:rPr>
          <w:del w:id="7" w:author="Windows 用户" w:date="2018-07-18T17:23:00Z"/>
          <w:rFonts w:ascii="Arial" w:hAnsi="Arial" w:cs="Arial"/>
          <w:noProof/>
        </w:rPr>
      </w:pPr>
    </w:p>
    <w:p w14:paraId="21EB7139" w14:textId="60634A48" w:rsidR="00CB47F6" w:rsidRPr="00795581" w:rsidRDefault="00CB47F6">
      <w:pPr>
        <w:ind w:firstLineChars="0" w:firstLine="0"/>
        <w:rPr>
          <w:rFonts w:ascii="Arial" w:hAnsi="Arial" w:cs="Arial"/>
          <w:noProof/>
        </w:rPr>
        <w:pPrChange w:id="8" w:author="Windows 用户" w:date="2018-07-18T17:23:00Z">
          <w:pPr/>
        </w:pPrChange>
      </w:pPr>
    </w:p>
    <w:p w14:paraId="5C259D4C" w14:textId="77777777" w:rsidR="00CB47F6" w:rsidRPr="00795581" w:rsidRDefault="00CB47F6" w:rsidP="00795581">
      <w:pPr>
        <w:rPr>
          <w:rFonts w:ascii="Arial" w:hAnsi="Arial" w:cs="Arial"/>
          <w:noProof/>
        </w:rPr>
      </w:pPr>
    </w:p>
    <w:p w14:paraId="4AE815C7" w14:textId="66B4F99B" w:rsidR="00CB47F6" w:rsidRDefault="006676AC">
      <w:pPr>
        <w:pStyle w:val="21"/>
        <w:rPr>
          <w:rFonts w:asciiTheme="minorHAnsi" w:eastAsiaTheme="minorEastAsia" w:hAnsiTheme="minorHAnsi" w:cstheme="minorBidi"/>
          <w:b w:val="0"/>
          <w:color w:val="auto"/>
          <w:spacing w:val="0"/>
          <w:kern w:val="2"/>
          <w:sz w:val="21"/>
          <w:szCs w:val="22"/>
        </w:rPr>
      </w:pPr>
      <w:hyperlink w:anchor="_Toc519696399" w:history="1">
        <w:r w:rsidR="00CB47F6" w:rsidRPr="00F923D4">
          <w:rPr>
            <w:rStyle w:val="a8"/>
            <w:rFonts w:cs="Arial"/>
          </w:rPr>
          <w:t>4</w:t>
        </w:r>
        <w:r w:rsidR="00CB47F6" w:rsidRPr="00F923D4">
          <w:rPr>
            <w:rStyle w:val="a8"/>
          </w:rPr>
          <w:t xml:space="preserve">  </w:t>
        </w:r>
        <w:r w:rsidR="00CB47F6" w:rsidRPr="00F923D4">
          <w:rPr>
            <w:rStyle w:val="a8"/>
            <w:rFonts w:cs="Arial"/>
          </w:rPr>
          <w:t>QOS</w:t>
        </w:r>
        <w:r w:rsidR="00CB47F6" w:rsidRPr="00F923D4">
          <w:rPr>
            <w:rStyle w:val="a8"/>
            <w:rFonts w:cs="Arial"/>
          </w:rPr>
          <w:t>公链的愿景：下一代企业级应用社区</w:t>
        </w:r>
        <w:r w:rsidR="00CB47F6">
          <w:rPr>
            <w:webHidden/>
          </w:rPr>
          <w:tab/>
        </w:r>
        <w:r w:rsidR="00CB47F6">
          <w:rPr>
            <w:webHidden/>
          </w:rPr>
          <w:fldChar w:fldCharType="begin"/>
        </w:r>
        <w:r w:rsidR="00CB47F6">
          <w:rPr>
            <w:webHidden/>
          </w:rPr>
          <w:instrText xml:space="preserve"> PAGEREF _Toc519696399 \h </w:instrText>
        </w:r>
        <w:r w:rsidR="00CB47F6">
          <w:rPr>
            <w:webHidden/>
          </w:rPr>
        </w:r>
        <w:r w:rsidR="00CB47F6">
          <w:rPr>
            <w:webHidden/>
          </w:rPr>
          <w:fldChar w:fldCharType="separate"/>
        </w:r>
        <w:r w:rsidR="00A32D58">
          <w:rPr>
            <w:webHidden/>
          </w:rPr>
          <w:t>25</w:t>
        </w:r>
        <w:r w:rsidR="00CB47F6">
          <w:rPr>
            <w:webHidden/>
          </w:rPr>
          <w:fldChar w:fldCharType="end"/>
        </w:r>
      </w:hyperlink>
    </w:p>
    <w:p w14:paraId="44985F57" w14:textId="5E286DE4" w:rsidR="00CB47F6" w:rsidRDefault="006676AC">
      <w:pPr>
        <w:pStyle w:val="31"/>
        <w:rPr>
          <w:rFonts w:asciiTheme="minorHAnsi" w:eastAsiaTheme="minorEastAsia" w:hAnsiTheme="minorHAnsi" w:cstheme="minorBidi"/>
          <w:noProof/>
          <w:color w:val="auto"/>
          <w:kern w:val="2"/>
          <w:sz w:val="21"/>
          <w:szCs w:val="22"/>
        </w:rPr>
      </w:pPr>
      <w:hyperlink w:anchor="_Toc519696400" w:history="1">
        <w:r w:rsidR="00CB47F6" w:rsidRPr="00F923D4">
          <w:rPr>
            <w:rStyle w:val="a8"/>
            <w:rFonts w:ascii="Arial" w:hAnsi="Arial" w:cs="Arial"/>
            <w:noProof/>
            <w:spacing w:val="6"/>
          </w:rPr>
          <w:t xml:space="preserve">4.1  </w:t>
        </w:r>
        <w:r w:rsidR="00CB47F6" w:rsidRPr="00F923D4">
          <w:rPr>
            <w:rStyle w:val="a8"/>
            <w:rFonts w:ascii="Arial" w:hAnsi="Arial" w:cs="Arial"/>
            <w:noProof/>
            <w:spacing w:val="6"/>
          </w:rPr>
          <w:t>用户社区</w:t>
        </w:r>
        <w:r w:rsidR="00CB47F6">
          <w:rPr>
            <w:noProof/>
            <w:webHidden/>
          </w:rPr>
          <w:tab/>
        </w:r>
        <w:r w:rsidR="00CB47F6">
          <w:rPr>
            <w:noProof/>
            <w:webHidden/>
          </w:rPr>
          <w:fldChar w:fldCharType="begin"/>
        </w:r>
        <w:r w:rsidR="00CB47F6">
          <w:rPr>
            <w:noProof/>
            <w:webHidden/>
          </w:rPr>
          <w:instrText xml:space="preserve"> PAGEREF _Toc519696400 \h </w:instrText>
        </w:r>
        <w:r w:rsidR="00CB47F6">
          <w:rPr>
            <w:noProof/>
            <w:webHidden/>
          </w:rPr>
        </w:r>
        <w:r w:rsidR="00CB47F6">
          <w:rPr>
            <w:noProof/>
            <w:webHidden/>
          </w:rPr>
          <w:fldChar w:fldCharType="separate"/>
        </w:r>
        <w:r w:rsidR="00A32D58">
          <w:rPr>
            <w:noProof/>
            <w:webHidden/>
          </w:rPr>
          <w:t>25</w:t>
        </w:r>
        <w:r w:rsidR="00CB47F6">
          <w:rPr>
            <w:noProof/>
            <w:webHidden/>
          </w:rPr>
          <w:fldChar w:fldCharType="end"/>
        </w:r>
      </w:hyperlink>
    </w:p>
    <w:p w14:paraId="248E6399" w14:textId="10E98533" w:rsidR="00CB47F6" w:rsidRDefault="006676AC">
      <w:pPr>
        <w:pStyle w:val="31"/>
        <w:rPr>
          <w:rFonts w:asciiTheme="minorHAnsi" w:eastAsiaTheme="minorEastAsia" w:hAnsiTheme="minorHAnsi" w:cstheme="minorBidi"/>
          <w:noProof/>
          <w:color w:val="auto"/>
          <w:kern w:val="2"/>
          <w:sz w:val="21"/>
          <w:szCs w:val="22"/>
        </w:rPr>
      </w:pPr>
      <w:hyperlink w:anchor="_Toc519696401" w:history="1">
        <w:r w:rsidR="00CB47F6" w:rsidRPr="00F923D4">
          <w:rPr>
            <w:rStyle w:val="a8"/>
            <w:rFonts w:ascii="Arial" w:hAnsi="Arial" w:cs="Arial"/>
            <w:noProof/>
            <w:spacing w:val="6"/>
          </w:rPr>
          <w:t>4.2  QOS</w:t>
        </w:r>
        <w:r w:rsidR="00CB47F6" w:rsidRPr="00F923D4">
          <w:rPr>
            <w:rStyle w:val="a8"/>
            <w:rFonts w:ascii="Arial" w:hAnsi="Arial" w:cs="Arial"/>
            <w:noProof/>
            <w:spacing w:val="6"/>
          </w:rPr>
          <w:t>生态业务场景</w:t>
        </w:r>
        <w:r w:rsidR="00CB47F6">
          <w:rPr>
            <w:noProof/>
            <w:webHidden/>
          </w:rPr>
          <w:tab/>
        </w:r>
        <w:r w:rsidR="00CB47F6">
          <w:rPr>
            <w:noProof/>
            <w:webHidden/>
          </w:rPr>
          <w:fldChar w:fldCharType="begin"/>
        </w:r>
        <w:r w:rsidR="00CB47F6">
          <w:rPr>
            <w:noProof/>
            <w:webHidden/>
          </w:rPr>
          <w:instrText xml:space="preserve"> PAGEREF _Toc519696401 \h </w:instrText>
        </w:r>
        <w:r w:rsidR="00CB47F6">
          <w:rPr>
            <w:noProof/>
            <w:webHidden/>
          </w:rPr>
        </w:r>
        <w:r w:rsidR="00CB47F6">
          <w:rPr>
            <w:noProof/>
            <w:webHidden/>
          </w:rPr>
          <w:fldChar w:fldCharType="separate"/>
        </w:r>
        <w:r w:rsidR="00A32D58">
          <w:rPr>
            <w:noProof/>
            <w:webHidden/>
          </w:rPr>
          <w:t>27</w:t>
        </w:r>
        <w:r w:rsidR="00CB47F6">
          <w:rPr>
            <w:noProof/>
            <w:webHidden/>
          </w:rPr>
          <w:fldChar w:fldCharType="end"/>
        </w:r>
      </w:hyperlink>
    </w:p>
    <w:p w14:paraId="058FBA01" w14:textId="605339CD" w:rsidR="00CB47F6" w:rsidRDefault="006676AC">
      <w:pPr>
        <w:pStyle w:val="31"/>
        <w:rPr>
          <w:rStyle w:val="a8"/>
          <w:noProof/>
        </w:rPr>
      </w:pPr>
      <w:hyperlink w:anchor="_Toc519696402" w:history="1">
        <w:r w:rsidR="00CB47F6" w:rsidRPr="00F923D4">
          <w:rPr>
            <w:rStyle w:val="a8"/>
            <w:rFonts w:ascii="Arial" w:hAnsi="Arial" w:cs="Arial"/>
            <w:noProof/>
            <w:spacing w:val="6"/>
          </w:rPr>
          <w:t>4.3  QOS</w:t>
        </w:r>
        <w:r w:rsidR="00CB47F6" w:rsidRPr="00F923D4">
          <w:rPr>
            <w:rStyle w:val="a8"/>
            <w:rFonts w:ascii="Arial" w:hAnsi="Arial" w:cs="Arial"/>
            <w:noProof/>
            <w:spacing w:val="6"/>
          </w:rPr>
          <w:t>的经济模型</w:t>
        </w:r>
        <w:r w:rsidR="00CB47F6">
          <w:rPr>
            <w:noProof/>
            <w:webHidden/>
          </w:rPr>
          <w:tab/>
        </w:r>
        <w:r w:rsidR="00CB47F6">
          <w:rPr>
            <w:noProof/>
            <w:webHidden/>
          </w:rPr>
          <w:fldChar w:fldCharType="begin"/>
        </w:r>
        <w:r w:rsidR="00CB47F6">
          <w:rPr>
            <w:noProof/>
            <w:webHidden/>
          </w:rPr>
          <w:instrText xml:space="preserve"> PAGEREF _Toc519696402 \h </w:instrText>
        </w:r>
        <w:r w:rsidR="00CB47F6">
          <w:rPr>
            <w:noProof/>
            <w:webHidden/>
          </w:rPr>
        </w:r>
        <w:r w:rsidR="00CB47F6">
          <w:rPr>
            <w:noProof/>
            <w:webHidden/>
          </w:rPr>
          <w:fldChar w:fldCharType="separate"/>
        </w:r>
        <w:r w:rsidR="00A32D58">
          <w:rPr>
            <w:noProof/>
            <w:webHidden/>
          </w:rPr>
          <w:t>30</w:t>
        </w:r>
        <w:r w:rsidR="00CB47F6">
          <w:rPr>
            <w:noProof/>
            <w:webHidden/>
          </w:rPr>
          <w:fldChar w:fldCharType="end"/>
        </w:r>
      </w:hyperlink>
    </w:p>
    <w:p w14:paraId="20A07132" w14:textId="01C6D0D3" w:rsidR="00CB47F6" w:rsidRDefault="00CB47F6" w:rsidP="00795581">
      <w:pPr>
        <w:rPr>
          <w:rFonts w:ascii="Arial" w:hAnsi="Arial" w:cs="Arial"/>
          <w:noProof/>
        </w:rPr>
      </w:pPr>
    </w:p>
    <w:p w14:paraId="4345F071" w14:textId="77777777" w:rsidR="00CB47F6" w:rsidRPr="00795581" w:rsidRDefault="00CB47F6" w:rsidP="00795581">
      <w:pPr>
        <w:rPr>
          <w:rFonts w:ascii="Arial" w:hAnsi="Arial" w:cs="Arial"/>
          <w:noProof/>
        </w:rPr>
      </w:pPr>
    </w:p>
    <w:p w14:paraId="75DF6E89" w14:textId="0CC325B1" w:rsidR="00CB47F6" w:rsidRDefault="006676AC">
      <w:pPr>
        <w:pStyle w:val="21"/>
        <w:rPr>
          <w:rFonts w:asciiTheme="minorHAnsi" w:eastAsiaTheme="minorEastAsia" w:hAnsiTheme="minorHAnsi" w:cstheme="minorBidi"/>
          <w:b w:val="0"/>
          <w:color w:val="auto"/>
          <w:spacing w:val="0"/>
          <w:kern w:val="2"/>
          <w:sz w:val="21"/>
          <w:szCs w:val="22"/>
        </w:rPr>
      </w:pPr>
      <w:hyperlink w:anchor="_Toc519696403" w:history="1">
        <w:r w:rsidR="00CB47F6" w:rsidRPr="00F923D4">
          <w:rPr>
            <w:rStyle w:val="a8"/>
          </w:rPr>
          <w:t xml:space="preserve">5  </w:t>
        </w:r>
        <w:r w:rsidR="00CB47F6" w:rsidRPr="00F923D4">
          <w:rPr>
            <w:rStyle w:val="a8"/>
          </w:rPr>
          <w:t>团队和代币发行计划</w:t>
        </w:r>
        <w:r w:rsidR="00CB47F6">
          <w:rPr>
            <w:webHidden/>
          </w:rPr>
          <w:tab/>
        </w:r>
        <w:r w:rsidR="00CB47F6">
          <w:rPr>
            <w:webHidden/>
          </w:rPr>
          <w:fldChar w:fldCharType="begin"/>
        </w:r>
        <w:r w:rsidR="00CB47F6">
          <w:rPr>
            <w:webHidden/>
          </w:rPr>
          <w:instrText xml:space="preserve"> PAGEREF _Toc519696403 \h </w:instrText>
        </w:r>
        <w:r w:rsidR="00CB47F6">
          <w:rPr>
            <w:webHidden/>
          </w:rPr>
        </w:r>
        <w:r w:rsidR="00CB47F6">
          <w:rPr>
            <w:webHidden/>
          </w:rPr>
          <w:fldChar w:fldCharType="separate"/>
        </w:r>
        <w:r w:rsidR="00A32D58">
          <w:rPr>
            <w:webHidden/>
          </w:rPr>
          <w:t>33</w:t>
        </w:r>
        <w:r w:rsidR="00CB47F6">
          <w:rPr>
            <w:webHidden/>
          </w:rPr>
          <w:fldChar w:fldCharType="end"/>
        </w:r>
      </w:hyperlink>
    </w:p>
    <w:p w14:paraId="17A06420" w14:textId="7F5D8F75" w:rsidR="00CB47F6" w:rsidRDefault="006676AC">
      <w:pPr>
        <w:pStyle w:val="31"/>
        <w:rPr>
          <w:rFonts w:asciiTheme="minorHAnsi" w:eastAsiaTheme="minorEastAsia" w:hAnsiTheme="minorHAnsi" w:cstheme="minorBidi"/>
          <w:noProof/>
          <w:color w:val="auto"/>
          <w:kern w:val="2"/>
          <w:sz w:val="21"/>
          <w:szCs w:val="22"/>
        </w:rPr>
      </w:pPr>
      <w:hyperlink w:anchor="_Toc519696404" w:history="1">
        <w:r w:rsidR="00CB47F6" w:rsidRPr="00F923D4">
          <w:rPr>
            <w:rStyle w:val="a8"/>
            <w:rFonts w:ascii="Arial" w:hAnsi="Arial" w:cs="Arial"/>
            <w:noProof/>
            <w:spacing w:val="6"/>
          </w:rPr>
          <w:t xml:space="preserve">5.1  </w:t>
        </w:r>
        <w:r w:rsidR="00CB47F6" w:rsidRPr="00F923D4">
          <w:rPr>
            <w:rStyle w:val="a8"/>
            <w:rFonts w:ascii="Arial" w:hAnsi="Arial" w:cs="Arial"/>
            <w:noProof/>
            <w:spacing w:val="6"/>
          </w:rPr>
          <w:t>项目路线图</w:t>
        </w:r>
        <w:r w:rsidR="00CB47F6">
          <w:rPr>
            <w:noProof/>
            <w:webHidden/>
          </w:rPr>
          <w:tab/>
        </w:r>
        <w:r w:rsidR="00CB47F6">
          <w:rPr>
            <w:noProof/>
            <w:webHidden/>
          </w:rPr>
          <w:fldChar w:fldCharType="begin"/>
        </w:r>
        <w:r w:rsidR="00CB47F6">
          <w:rPr>
            <w:noProof/>
            <w:webHidden/>
          </w:rPr>
          <w:instrText xml:space="preserve"> PAGEREF _Toc519696404 \h </w:instrText>
        </w:r>
        <w:r w:rsidR="00CB47F6">
          <w:rPr>
            <w:noProof/>
            <w:webHidden/>
          </w:rPr>
        </w:r>
        <w:r w:rsidR="00CB47F6">
          <w:rPr>
            <w:noProof/>
            <w:webHidden/>
          </w:rPr>
          <w:fldChar w:fldCharType="separate"/>
        </w:r>
        <w:r w:rsidR="00A32D58">
          <w:rPr>
            <w:noProof/>
            <w:webHidden/>
          </w:rPr>
          <w:t>33</w:t>
        </w:r>
        <w:r w:rsidR="00CB47F6">
          <w:rPr>
            <w:noProof/>
            <w:webHidden/>
          </w:rPr>
          <w:fldChar w:fldCharType="end"/>
        </w:r>
      </w:hyperlink>
    </w:p>
    <w:p w14:paraId="7F2DD7E5" w14:textId="432C8CD8" w:rsidR="00CB47F6" w:rsidRDefault="006676AC">
      <w:pPr>
        <w:pStyle w:val="31"/>
        <w:rPr>
          <w:rFonts w:asciiTheme="minorHAnsi" w:eastAsiaTheme="minorEastAsia" w:hAnsiTheme="minorHAnsi" w:cstheme="minorBidi"/>
          <w:noProof/>
          <w:color w:val="auto"/>
          <w:kern w:val="2"/>
          <w:sz w:val="21"/>
          <w:szCs w:val="22"/>
        </w:rPr>
      </w:pPr>
      <w:hyperlink w:anchor="_Toc519696405" w:history="1">
        <w:r w:rsidR="00CB47F6" w:rsidRPr="00F923D4">
          <w:rPr>
            <w:rStyle w:val="a8"/>
            <w:rFonts w:ascii="Arial" w:hAnsi="Arial" w:cs="Arial"/>
            <w:noProof/>
            <w:spacing w:val="6"/>
          </w:rPr>
          <w:t>5.2  QOS</w:t>
        </w:r>
        <w:r w:rsidR="00CB47F6" w:rsidRPr="00F923D4">
          <w:rPr>
            <w:rStyle w:val="a8"/>
            <w:rFonts w:ascii="Arial" w:hAnsi="Arial" w:cs="Arial"/>
            <w:noProof/>
            <w:spacing w:val="6"/>
          </w:rPr>
          <w:t>公链代币发行计划</w:t>
        </w:r>
        <w:r w:rsidR="00CB47F6">
          <w:rPr>
            <w:noProof/>
            <w:webHidden/>
          </w:rPr>
          <w:tab/>
        </w:r>
        <w:r w:rsidR="00CB47F6">
          <w:rPr>
            <w:noProof/>
            <w:webHidden/>
          </w:rPr>
          <w:fldChar w:fldCharType="begin"/>
        </w:r>
        <w:r w:rsidR="00CB47F6">
          <w:rPr>
            <w:noProof/>
            <w:webHidden/>
          </w:rPr>
          <w:instrText xml:space="preserve"> PAGEREF _Toc519696405 \h </w:instrText>
        </w:r>
        <w:r w:rsidR="00CB47F6">
          <w:rPr>
            <w:noProof/>
            <w:webHidden/>
          </w:rPr>
        </w:r>
        <w:r w:rsidR="00CB47F6">
          <w:rPr>
            <w:noProof/>
            <w:webHidden/>
          </w:rPr>
          <w:fldChar w:fldCharType="separate"/>
        </w:r>
        <w:r w:rsidR="00A32D58">
          <w:rPr>
            <w:noProof/>
            <w:webHidden/>
          </w:rPr>
          <w:t>33</w:t>
        </w:r>
        <w:r w:rsidR="00CB47F6">
          <w:rPr>
            <w:noProof/>
            <w:webHidden/>
          </w:rPr>
          <w:fldChar w:fldCharType="end"/>
        </w:r>
      </w:hyperlink>
    </w:p>
    <w:p w14:paraId="1CC055D8" w14:textId="454316D9" w:rsidR="00CB47F6" w:rsidRDefault="006676AC">
      <w:pPr>
        <w:pStyle w:val="31"/>
        <w:rPr>
          <w:rFonts w:asciiTheme="minorHAnsi" w:eastAsiaTheme="minorEastAsia" w:hAnsiTheme="minorHAnsi" w:cstheme="minorBidi"/>
          <w:noProof/>
          <w:color w:val="auto"/>
          <w:kern w:val="2"/>
          <w:sz w:val="21"/>
          <w:szCs w:val="22"/>
        </w:rPr>
      </w:pPr>
      <w:hyperlink w:anchor="_Toc519696406" w:history="1">
        <w:r w:rsidR="00CB47F6" w:rsidRPr="00F923D4">
          <w:rPr>
            <w:rStyle w:val="a8"/>
            <w:rFonts w:ascii="Arial" w:hAnsi="Arial" w:cs="Arial"/>
            <w:noProof/>
            <w:spacing w:val="6"/>
          </w:rPr>
          <w:t xml:space="preserve">5.3  </w:t>
        </w:r>
        <w:r w:rsidR="00CB47F6" w:rsidRPr="00F923D4">
          <w:rPr>
            <w:rStyle w:val="a8"/>
            <w:rFonts w:ascii="Arial" w:hAnsi="Arial" w:cs="Arial"/>
            <w:noProof/>
            <w:spacing w:val="6"/>
          </w:rPr>
          <w:t>核心团队</w:t>
        </w:r>
        <w:r w:rsidR="00CB47F6">
          <w:rPr>
            <w:noProof/>
            <w:webHidden/>
          </w:rPr>
          <w:tab/>
        </w:r>
        <w:r w:rsidR="00CB47F6">
          <w:rPr>
            <w:noProof/>
            <w:webHidden/>
          </w:rPr>
          <w:fldChar w:fldCharType="begin"/>
        </w:r>
        <w:r w:rsidR="00CB47F6">
          <w:rPr>
            <w:noProof/>
            <w:webHidden/>
          </w:rPr>
          <w:instrText xml:space="preserve"> PAGEREF _Toc519696406 \h </w:instrText>
        </w:r>
        <w:r w:rsidR="00CB47F6">
          <w:rPr>
            <w:noProof/>
            <w:webHidden/>
          </w:rPr>
        </w:r>
        <w:r w:rsidR="00CB47F6">
          <w:rPr>
            <w:noProof/>
            <w:webHidden/>
          </w:rPr>
          <w:fldChar w:fldCharType="separate"/>
        </w:r>
        <w:r w:rsidR="00A32D58">
          <w:rPr>
            <w:noProof/>
            <w:webHidden/>
          </w:rPr>
          <w:t>35</w:t>
        </w:r>
        <w:r w:rsidR="00CB47F6">
          <w:rPr>
            <w:noProof/>
            <w:webHidden/>
          </w:rPr>
          <w:fldChar w:fldCharType="end"/>
        </w:r>
      </w:hyperlink>
    </w:p>
    <w:p w14:paraId="19A9F771" w14:textId="07B6F8B9" w:rsidR="00CB47F6" w:rsidRDefault="006676AC">
      <w:pPr>
        <w:pStyle w:val="31"/>
        <w:rPr>
          <w:rFonts w:asciiTheme="minorHAnsi" w:eastAsiaTheme="minorEastAsia" w:hAnsiTheme="minorHAnsi" w:cstheme="minorBidi"/>
          <w:noProof/>
          <w:color w:val="auto"/>
          <w:kern w:val="2"/>
          <w:sz w:val="21"/>
          <w:szCs w:val="22"/>
        </w:rPr>
      </w:pPr>
      <w:hyperlink w:anchor="_Toc519696407" w:history="1">
        <w:r w:rsidR="00CB47F6" w:rsidRPr="00F923D4">
          <w:rPr>
            <w:rStyle w:val="a8"/>
            <w:rFonts w:ascii="Arial" w:hAnsi="Arial" w:cs="Arial"/>
            <w:noProof/>
            <w:spacing w:val="6"/>
          </w:rPr>
          <w:t xml:space="preserve">5.4  </w:t>
        </w:r>
        <w:r w:rsidR="00CB47F6" w:rsidRPr="00F923D4">
          <w:rPr>
            <w:rStyle w:val="a8"/>
            <w:rFonts w:ascii="Arial" w:hAnsi="Arial"/>
            <w:noProof/>
            <w:spacing w:val="6"/>
          </w:rPr>
          <w:t>顾问及合作伙伴</w:t>
        </w:r>
        <w:r w:rsidR="00CB47F6">
          <w:rPr>
            <w:noProof/>
            <w:webHidden/>
          </w:rPr>
          <w:tab/>
        </w:r>
        <w:r w:rsidR="00CB47F6">
          <w:rPr>
            <w:noProof/>
            <w:webHidden/>
          </w:rPr>
          <w:fldChar w:fldCharType="begin"/>
        </w:r>
        <w:r w:rsidR="00CB47F6">
          <w:rPr>
            <w:noProof/>
            <w:webHidden/>
          </w:rPr>
          <w:instrText xml:space="preserve"> PAGEREF _Toc519696407 \h </w:instrText>
        </w:r>
        <w:r w:rsidR="00CB47F6">
          <w:rPr>
            <w:noProof/>
            <w:webHidden/>
          </w:rPr>
        </w:r>
        <w:r w:rsidR="00CB47F6">
          <w:rPr>
            <w:noProof/>
            <w:webHidden/>
          </w:rPr>
          <w:fldChar w:fldCharType="separate"/>
        </w:r>
        <w:r w:rsidR="00A32D58">
          <w:rPr>
            <w:noProof/>
            <w:webHidden/>
          </w:rPr>
          <w:t>36</w:t>
        </w:r>
        <w:r w:rsidR="00CB47F6">
          <w:rPr>
            <w:noProof/>
            <w:webHidden/>
          </w:rPr>
          <w:fldChar w:fldCharType="end"/>
        </w:r>
      </w:hyperlink>
    </w:p>
    <w:p w14:paraId="1BAE8F0B" w14:textId="2FFC8AFE" w:rsidR="00DB2491" w:rsidRPr="007A5679" w:rsidRDefault="00DB2491" w:rsidP="004F2D44">
      <w:pPr>
        <w:jc w:val="both"/>
        <w:rPr>
          <w:rFonts w:ascii="Arial" w:hAnsi="Arial"/>
          <w:spacing w:val="6"/>
        </w:rPr>
        <w:sectPr w:rsidR="00DB2491" w:rsidRPr="007A5679">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sidRPr="00154F48">
        <w:rPr>
          <w:rFonts w:ascii="Arial" w:hAnsi="Arial"/>
          <w:spacing w:val="6"/>
        </w:rPr>
        <w:fldChar w:fldCharType="end"/>
      </w:r>
    </w:p>
    <w:p w14:paraId="5C190413" w14:textId="11B83BD1" w:rsidR="00262091" w:rsidRPr="00795581" w:rsidRDefault="009C04C5" w:rsidP="004F2D44">
      <w:pPr>
        <w:spacing w:line="560" w:lineRule="exact"/>
        <w:ind w:firstLine="880"/>
        <w:jc w:val="both"/>
        <w:rPr>
          <w:rFonts w:ascii="Arial" w:hAnsi="Arial"/>
          <w:spacing w:val="6"/>
        </w:rPr>
      </w:pPr>
      <w:r w:rsidRPr="00154F48">
        <w:rPr>
          <w:rFonts w:ascii="Arial" w:hAnsi="Arial"/>
          <w:noProof/>
          <w:spacing w:val="6"/>
          <w:sz w:val="44"/>
          <w:szCs w:val="44"/>
        </w:rPr>
        <w:lastRenderedPageBreak/>
        <mc:AlternateContent>
          <mc:Choice Requires="wps">
            <w:drawing>
              <wp:anchor distT="0" distB="0" distL="114300" distR="114300" simplePos="0" relativeHeight="251683840" behindDoc="0" locked="0" layoutInCell="1" allowOverlap="1" wp14:anchorId="584409BF" wp14:editId="33E17E60">
                <wp:simplePos x="0" y="0"/>
                <wp:positionH relativeFrom="page">
                  <wp:posOffset>7388225</wp:posOffset>
                </wp:positionH>
                <wp:positionV relativeFrom="paragraph">
                  <wp:posOffset>-353060</wp:posOffset>
                </wp:positionV>
                <wp:extent cx="172800" cy="237600"/>
                <wp:effectExtent l="0" t="0" r="0" b="0"/>
                <wp:wrapNone/>
                <wp:docPr id="45" name="矩形 45"/>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58E738D" id="矩形 45" o:spid="_x0000_s1026" style="position:absolute;left:0;text-align:left;margin-left:581.75pt;margin-top:-27.8pt;width:13.6pt;height:18.7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DNlDvyeAgAAgwUAAA4AAAAAAAAAAAAAAAAALgIAAGRy&#10;cy9lMm9Eb2MueG1sUEsBAi0AFAAGAAgAAAAhAHCtDe3fAAAADQEAAA8AAAAAAAAAAAAAAAAA+AQA&#10;AGRycy9kb3ducmV2LnhtbFBLBQYAAAAABAAEAPMAAAAEBgAAAAA=&#10;" fillcolor="red" stroked="f" strokeweight="2pt">
                <w10:wrap anchorx="page"/>
              </v:rect>
            </w:pict>
          </mc:Fallback>
        </mc:AlternateContent>
      </w:r>
    </w:p>
    <w:p w14:paraId="46FDBD93" w14:textId="7B15E327" w:rsidR="00607887" w:rsidRPr="007A5679" w:rsidRDefault="00607887" w:rsidP="004F2D44">
      <w:pPr>
        <w:pStyle w:val="2"/>
        <w:spacing w:line="480" w:lineRule="auto"/>
        <w:jc w:val="both"/>
        <w:rPr>
          <w:rFonts w:ascii="Arial" w:hAnsi="Arial"/>
          <w:spacing w:val="6"/>
          <w:sz w:val="44"/>
          <w:szCs w:val="44"/>
        </w:rPr>
      </w:pPr>
      <w:bookmarkStart w:id="9" w:name="_Toc519696383"/>
      <w:r w:rsidRPr="007A5679">
        <w:rPr>
          <w:rFonts w:ascii="Arial" w:hAnsi="Arial" w:hint="eastAsia"/>
          <w:spacing w:val="6"/>
          <w:sz w:val="44"/>
          <w:szCs w:val="44"/>
        </w:rPr>
        <w:t>前</w:t>
      </w:r>
      <w:r w:rsidRPr="007A5679">
        <w:rPr>
          <w:rFonts w:ascii="Arial" w:hAnsi="Arial"/>
          <w:spacing w:val="6"/>
          <w:sz w:val="44"/>
          <w:szCs w:val="44"/>
        </w:rPr>
        <w:t xml:space="preserve"> </w:t>
      </w:r>
      <w:r w:rsidRPr="007A5679">
        <w:rPr>
          <w:rFonts w:ascii="Arial" w:hAnsi="Arial" w:hint="eastAsia"/>
          <w:spacing w:val="6"/>
          <w:sz w:val="44"/>
          <w:szCs w:val="44"/>
        </w:rPr>
        <w:t>言</w:t>
      </w:r>
      <w:bookmarkEnd w:id="9"/>
    </w:p>
    <w:p w14:paraId="2F921B9A" w14:textId="1339ACFA" w:rsidR="00262091" w:rsidRPr="00795581" w:rsidRDefault="00262091" w:rsidP="004F2D44">
      <w:pPr>
        <w:ind w:firstLineChars="0" w:firstLine="0"/>
        <w:jc w:val="both"/>
        <w:rPr>
          <w:rFonts w:ascii="Arial" w:hAnsi="Arial" w:cs="Arial"/>
          <w:b/>
          <w:bCs/>
          <w:color w:val="D9D9D9" w:themeColor="background1" w:themeShade="D9"/>
          <w:spacing w:val="6"/>
          <w:sz w:val="44"/>
          <w:szCs w:val="44"/>
        </w:rPr>
      </w:pPr>
      <w:r w:rsidRPr="00795581">
        <w:rPr>
          <w:rFonts w:ascii="Arial" w:hAnsi="Arial" w:cs="Arial"/>
          <w:b/>
          <w:bCs/>
          <w:color w:val="D9D9D9" w:themeColor="background1" w:themeShade="D9"/>
          <w:spacing w:val="6"/>
          <w:sz w:val="44"/>
          <w:szCs w:val="44"/>
        </w:rPr>
        <w:t>INTRODUCTION</w:t>
      </w:r>
    </w:p>
    <w:p w14:paraId="26ADB7FB" w14:textId="77777777" w:rsidR="00262091" w:rsidRPr="00795581" w:rsidRDefault="00262091" w:rsidP="004F2D44">
      <w:pPr>
        <w:ind w:firstLineChars="0" w:firstLine="0"/>
        <w:jc w:val="both"/>
        <w:rPr>
          <w:rFonts w:ascii="Arial" w:hAnsi="Arial"/>
          <w:color w:val="D9D9D9" w:themeColor="background1" w:themeShade="D9"/>
          <w:spacing w:val="6"/>
          <w:sz w:val="44"/>
          <w:szCs w:val="44"/>
        </w:rPr>
      </w:pPr>
    </w:p>
    <w:p w14:paraId="3282176A" w14:textId="2C40FA19" w:rsidR="004F2D44" w:rsidRPr="007A5679" w:rsidRDefault="0076117E" w:rsidP="004F2D44">
      <w:pPr>
        <w:spacing w:line="560" w:lineRule="exact"/>
        <w:ind w:firstLine="504"/>
        <w:jc w:val="both"/>
        <w:rPr>
          <w:rFonts w:ascii="Arial" w:hAnsi="Arial"/>
          <w:spacing w:val="6"/>
        </w:rPr>
      </w:pPr>
      <w:r w:rsidRPr="007A5679">
        <w:rPr>
          <w:rFonts w:ascii="Arial" w:hAnsi="Arial" w:hint="eastAsia"/>
          <w:spacing w:val="6"/>
        </w:rPr>
        <w:t>从</w:t>
      </w:r>
      <w:r w:rsidRPr="007A5679">
        <w:rPr>
          <w:rFonts w:ascii="Arial" w:hAnsi="Arial"/>
          <w:spacing w:val="6"/>
        </w:rPr>
        <w:t>2015</w:t>
      </w:r>
      <w:r w:rsidRPr="007A5679">
        <w:rPr>
          <w:rFonts w:ascii="Arial" w:hAnsi="Arial" w:hint="eastAsia"/>
          <w:spacing w:val="6"/>
        </w:rPr>
        <w:t>年接触区块链，我们一直在思考、研究、尝试如何</w:t>
      </w:r>
      <w:r w:rsidR="009033FD" w:rsidRPr="007A5679">
        <w:rPr>
          <w:rFonts w:ascii="Arial" w:hAnsi="Arial" w:hint="eastAsia"/>
          <w:spacing w:val="6"/>
        </w:rPr>
        <w:t>与</w:t>
      </w:r>
      <w:r w:rsidRPr="007A5679">
        <w:rPr>
          <w:rFonts w:ascii="Arial" w:hAnsi="Arial" w:hint="eastAsia"/>
          <w:spacing w:val="6"/>
        </w:rPr>
        <w:t>我们的现实业务相结合，如何服务实体经济。如同</w:t>
      </w:r>
      <w:r w:rsidRPr="007A5679">
        <w:rPr>
          <w:rFonts w:ascii="Arial" w:hAnsi="Arial"/>
          <w:spacing w:val="6"/>
        </w:rPr>
        <w:t>20</w:t>
      </w:r>
      <w:r w:rsidRPr="007A5679">
        <w:rPr>
          <w:rFonts w:ascii="Arial" w:hAnsi="Arial" w:hint="eastAsia"/>
          <w:spacing w:val="6"/>
        </w:rPr>
        <w:t>多年前互联网开始影响和颠覆传统经济一样，我们坚定的认为，以区块链为代表的新技术、新模式将再一次改造传</w:t>
      </w:r>
      <w:r w:rsidR="004F2D44" w:rsidRPr="007A5679">
        <w:rPr>
          <w:rFonts w:ascii="Arial" w:hAnsi="Arial" w:hint="eastAsia"/>
          <w:spacing w:val="6"/>
        </w:rPr>
        <w:t>统经济，改变原有的利益格局，进而充分释放社会的创新力和协作热情。</w:t>
      </w:r>
    </w:p>
    <w:p w14:paraId="7E89BF22" w14:textId="53C7538B" w:rsidR="0076117E" w:rsidRPr="007A5679" w:rsidRDefault="0076117E" w:rsidP="004F2D44">
      <w:pPr>
        <w:spacing w:line="560" w:lineRule="exact"/>
        <w:ind w:firstLine="504"/>
        <w:jc w:val="both"/>
        <w:rPr>
          <w:rFonts w:ascii="Arial" w:hAnsi="Arial"/>
          <w:spacing w:val="6"/>
        </w:rPr>
      </w:pPr>
      <w:r w:rsidRPr="007A5679">
        <w:rPr>
          <w:rFonts w:ascii="Arial" w:hAnsi="Arial" w:hint="eastAsia"/>
          <w:spacing w:val="6"/>
        </w:rPr>
        <w:t>我们团队</w:t>
      </w:r>
      <w:del w:id="10" w:author="周海京" w:date="2018-07-18T17:07:00Z">
        <w:r w:rsidRPr="007A5679" w:rsidDel="00856510">
          <w:rPr>
            <w:rFonts w:ascii="Arial" w:hAnsi="Arial" w:hint="eastAsia"/>
            <w:spacing w:val="6"/>
          </w:rPr>
          <w:delText>的背景</w:delText>
        </w:r>
      </w:del>
      <w:r w:rsidRPr="007A5679">
        <w:rPr>
          <w:rFonts w:ascii="Arial" w:hAnsi="Arial" w:hint="eastAsia"/>
          <w:spacing w:val="6"/>
        </w:rPr>
        <w:t>和我们的合作伙伴具有高标准、合规的管理水平，庞大的用户群基础，完整成熟的产业生态资源，以及强大的技术创新能力。我们决定顺势而为，拥抱通证经济，着力打造</w:t>
      </w:r>
      <w:r w:rsidRPr="007A5679">
        <w:rPr>
          <w:rFonts w:ascii="Arial" w:hAnsi="Arial"/>
          <w:spacing w:val="6"/>
        </w:rPr>
        <w:t>“</w:t>
      </w:r>
      <w:r w:rsidRPr="007A5679">
        <w:rPr>
          <w:rFonts w:ascii="Arial" w:hAnsi="Arial" w:hint="eastAsia"/>
          <w:spacing w:val="6"/>
        </w:rPr>
        <w:t>下一代企业级应用社区</w:t>
      </w:r>
      <w:r w:rsidRPr="007A5679">
        <w:rPr>
          <w:rFonts w:ascii="Arial" w:hAnsi="Arial"/>
          <w:spacing w:val="6"/>
        </w:rPr>
        <w:t>”</w:t>
      </w:r>
      <w:r w:rsidRPr="007A5679">
        <w:rPr>
          <w:rFonts w:ascii="Arial" w:hAnsi="Arial" w:hint="eastAsia"/>
          <w:spacing w:val="6"/>
        </w:rPr>
        <w:t>。</w:t>
      </w:r>
      <w:r w:rsidRPr="007A5679">
        <w:rPr>
          <w:rFonts w:ascii="Arial" w:hAnsi="Arial" w:hint="eastAsia"/>
          <w:b/>
          <w:spacing w:val="6"/>
        </w:rPr>
        <w:t>通过底层公链把传统公司化行为转换成社区行为；通过</w:t>
      </w:r>
      <w:r w:rsidR="009033FD" w:rsidRPr="007A5679">
        <w:rPr>
          <w:rFonts w:ascii="Arial" w:hAnsi="Arial" w:hint="eastAsia"/>
          <w:b/>
          <w:spacing w:val="6"/>
        </w:rPr>
        <w:t>通证</w:t>
      </w:r>
      <w:r w:rsidRPr="007A5679">
        <w:rPr>
          <w:rFonts w:ascii="Arial" w:hAnsi="Arial" w:hint="eastAsia"/>
          <w:b/>
          <w:spacing w:val="6"/>
        </w:rPr>
        <w:t>把中心化激励体系变成社区自激励体系</w:t>
      </w:r>
      <w:r w:rsidRPr="007A5679">
        <w:rPr>
          <w:rFonts w:ascii="Arial" w:hAnsi="Arial" w:hint="eastAsia"/>
          <w:spacing w:val="6"/>
        </w:rPr>
        <w:t>。</w:t>
      </w:r>
    </w:p>
    <w:p w14:paraId="05767138" w14:textId="539AAE48" w:rsidR="0076117E" w:rsidRPr="007A5679" w:rsidRDefault="0076117E" w:rsidP="004F2D44">
      <w:pPr>
        <w:spacing w:line="560" w:lineRule="exact"/>
        <w:ind w:firstLine="504"/>
        <w:jc w:val="both"/>
        <w:rPr>
          <w:rFonts w:ascii="Arial" w:hAnsi="Arial"/>
          <w:spacing w:val="6"/>
        </w:rPr>
      </w:pPr>
      <w:r w:rsidRPr="007A5679">
        <w:rPr>
          <w:rFonts w:ascii="Arial" w:hAnsi="Arial" w:hint="eastAsia"/>
          <w:spacing w:val="6"/>
        </w:rPr>
        <w:t>企业级应用在“大众创业，万众创新”的政策背景和人口红利消失、办公成本不断提高的市场环境中，需求井喷式增长，但由于所处行业、市场环境、商业模式千差万别，往往呈现出业务流程复杂、跨业务主体数据交互频繁、</w:t>
      </w:r>
      <w:r w:rsidR="009033FD" w:rsidRPr="007A5679">
        <w:rPr>
          <w:rFonts w:ascii="Arial" w:hAnsi="Arial" w:hint="eastAsia"/>
          <w:spacing w:val="6"/>
        </w:rPr>
        <w:t>服务质量</w:t>
      </w:r>
      <w:r w:rsidRPr="007A5679">
        <w:rPr>
          <w:rFonts w:ascii="Arial" w:hAnsi="Arial" w:hint="eastAsia"/>
          <w:spacing w:val="6"/>
        </w:rPr>
        <w:t>要求极高的特征。</w:t>
      </w:r>
      <w:r w:rsidR="009033FD" w:rsidRPr="007A5679">
        <w:rPr>
          <w:rFonts w:ascii="Arial" w:hAnsi="Arial" w:hint="eastAsia"/>
          <w:spacing w:val="6"/>
        </w:rPr>
        <w:t>经过我们的调研，</w:t>
      </w:r>
      <w:r w:rsidRPr="007A5679">
        <w:rPr>
          <w:rFonts w:ascii="Arial" w:hAnsi="Arial" w:hint="eastAsia"/>
          <w:b/>
          <w:spacing w:val="6"/>
        </w:rPr>
        <w:t>目前没有一套完整、行之有效、能够真正在线下生活场景落地的区块链底层公链，能够支撑广泛的企业级应用、大规模的分布式文件存取、统一的身份认证体系等</w:t>
      </w:r>
      <w:r w:rsidR="009033FD" w:rsidRPr="007A5679">
        <w:rPr>
          <w:rFonts w:ascii="Arial" w:hAnsi="Arial" w:hint="eastAsia"/>
          <w:b/>
          <w:spacing w:val="6"/>
        </w:rPr>
        <w:t>需求</w:t>
      </w:r>
      <w:r w:rsidRPr="007A5679">
        <w:rPr>
          <w:rFonts w:ascii="Arial" w:hAnsi="Arial" w:hint="eastAsia"/>
          <w:b/>
          <w:spacing w:val="6"/>
        </w:rPr>
        <w:t>。</w:t>
      </w:r>
    </w:p>
    <w:p w14:paraId="7A95839F" w14:textId="77777777" w:rsidR="0098345F" w:rsidRDefault="000B18C9" w:rsidP="00272AF3">
      <w:pPr>
        <w:spacing w:line="560" w:lineRule="exact"/>
        <w:ind w:firstLine="504"/>
        <w:jc w:val="both"/>
        <w:rPr>
          <w:rFonts w:ascii="Arial" w:hAnsi="Arial"/>
          <w:spacing w:val="6"/>
        </w:rPr>
        <w:sectPr w:rsidR="0098345F" w:rsidSect="0098345F">
          <w:headerReference w:type="default" r:id="rId14"/>
          <w:footerReference w:type="default" r:id="rId15"/>
          <w:pgSz w:w="11906" w:h="16838"/>
          <w:pgMar w:top="1440" w:right="1800" w:bottom="1440" w:left="1800" w:header="851" w:footer="992" w:gutter="0"/>
          <w:pgNumType w:start="1"/>
          <w:cols w:space="425"/>
          <w:docGrid w:type="lines" w:linePitch="312"/>
        </w:sectPr>
      </w:pPr>
      <w:r w:rsidRPr="007A5679">
        <w:rPr>
          <w:rFonts w:ascii="Arial" w:hAnsi="Arial"/>
          <w:spacing w:val="6"/>
        </w:rPr>
        <w:t>QOS</w:t>
      </w:r>
      <w:r w:rsidRPr="007A5679">
        <w:rPr>
          <w:rFonts w:ascii="Arial" w:hAnsi="Arial" w:hint="eastAsia"/>
          <w:spacing w:val="6"/>
        </w:rPr>
        <w:t>通过打造基于公链与联盟链</w:t>
      </w:r>
      <w:r w:rsidR="001E5930" w:rsidRPr="007A5679">
        <w:rPr>
          <w:rFonts w:ascii="Arial" w:hAnsi="Arial" w:hint="eastAsia"/>
          <w:spacing w:val="6"/>
        </w:rPr>
        <w:t>混合</w:t>
      </w:r>
      <w:r w:rsidRPr="007A5679">
        <w:rPr>
          <w:rFonts w:ascii="Arial" w:hAnsi="Arial" w:hint="eastAsia"/>
          <w:spacing w:val="6"/>
        </w:rPr>
        <w:t>的</w:t>
      </w:r>
      <w:r w:rsidRPr="007A5679">
        <w:rPr>
          <w:rFonts w:ascii="Arial" w:hAnsi="Arial" w:hint="eastAsia"/>
          <w:b/>
          <w:spacing w:val="6"/>
        </w:rPr>
        <w:t>底层操作系统、统一身份认证体系、自激励的</w:t>
      </w:r>
      <w:r w:rsidR="001E5930" w:rsidRPr="007A5679">
        <w:rPr>
          <w:rFonts w:ascii="Arial" w:hAnsi="Arial" w:hint="eastAsia"/>
          <w:b/>
          <w:spacing w:val="6"/>
        </w:rPr>
        <w:t>双层</w:t>
      </w:r>
      <w:r w:rsidRPr="007A5679">
        <w:rPr>
          <w:rFonts w:ascii="Arial" w:hAnsi="Arial" w:hint="eastAsia"/>
          <w:b/>
          <w:spacing w:val="6"/>
        </w:rPr>
        <w:t>代币协议</w:t>
      </w:r>
      <w:r w:rsidRPr="007A5679">
        <w:rPr>
          <w:rFonts w:ascii="Arial" w:hAnsi="Arial" w:hint="eastAsia"/>
          <w:spacing w:val="6"/>
        </w:rPr>
        <w:t>、</w:t>
      </w:r>
      <w:r w:rsidRPr="007A5679">
        <w:rPr>
          <w:rFonts w:ascii="Arial" w:hAnsi="Arial" w:hint="eastAsia"/>
          <w:b/>
          <w:spacing w:val="6"/>
        </w:rPr>
        <w:t>超级节点</w:t>
      </w:r>
      <w:r w:rsidR="001E5930" w:rsidRPr="007A5679">
        <w:rPr>
          <w:rFonts w:ascii="Arial" w:hAnsi="Arial"/>
          <w:b/>
          <w:spacing w:val="6"/>
        </w:rPr>
        <w:t>+</w:t>
      </w:r>
      <w:r w:rsidR="001E5930" w:rsidRPr="007A5679">
        <w:rPr>
          <w:rFonts w:ascii="Arial" w:hAnsi="Arial" w:hint="eastAsia"/>
          <w:b/>
          <w:spacing w:val="6"/>
        </w:rPr>
        <w:t>交易</w:t>
      </w:r>
      <w:r w:rsidRPr="007A5679">
        <w:rPr>
          <w:rFonts w:ascii="Arial" w:hAnsi="Arial" w:hint="eastAsia"/>
          <w:b/>
          <w:spacing w:val="6"/>
        </w:rPr>
        <w:t>挖矿</w:t>
      </w:r>
      <w:r w:rsidR="001E5930" w:rsidRPr="007A5679">
        <w:rPr>
          <w:rFonts w:ascii="Arial" w:hAnsi="Arial" w:hint="eastAsia"/>
          <w:b/>
          <w:spacing w:val="6"/>
        </w:rPr>
        <w:t>的双层挖矿</w:t>
      </w:r>
      <w:r w:rsidRPr="007A5679">
        <w:rPr>
          <w:rFonts w:ascii="Arial" w:hAnsi="Arial" w:hint="eastAsia"/>
          <w:b/>
          <w:spacing w:val="6"/>
        </w:rPr>
        <w:t>机制</w:t>
      </w:r>
      <w:r w:rsidRPr="007A5679">
        <w:rPr>
          <w:rFonts w:ascii="Arial" w:hAnsi="Arial" w:hint="eastAsia"/>
          <w:spacing w:val="6"/>
        </w:rPr>
        <w:t>、</w:t>
      </w:r>
      <w:r w:rsidRPr="007A5679">
        <w:rPr>
          <w:rFonts w:ascii="Arial" w:hAnsi="Arial" w:hint="eastAsia"/>
          <w:b/>
          <w:spacing w:val="6"/>
        </w:rPr>
        <w:t>分布式文件系统</w:t>
      </w:r>
      <w:r w:rsidRPr="007A5679">
        <w:rPr>
          <w:rFonts w:ascii="Arial" w:hAnsi="Arial" w:hint="eastAsia"/>
          <w:spacing w:val="6"/>
        </w:rPr>
        <w:t>、</w:t>
      </w:r>
      <w:r w:rsidRPr="007A5679">
        <w:rPr>
          <w:rFonts w:ascii="Arial" w:hAnsi="Arial" w:hint="eastAsia"/>
          <w:b/>
          <w:spacing w:val="6"/>
        </w:rPr>
        <w:t>联通开发者和用户的互动社区</w:t>
      </w:r>
      <w:r w:rsidRPr="007A5679">
        <w:rPr>
          <w:rFonts w:ascii="Arial" w:hAnsi="Arial" w:hint="eastAsia"/>
          <w:spacing w:val="6"/>
        </w:rPr>
        <w:t>，能够以极低的费用支持每秒</w:t>
      </w:r>
      <w:r w:rsidRPr="007A5679">
        <w:rPr>
          <w:rFonts w:ascii="Arial" w:hAnsi="Arial" w:hint="eastAsia"/>
          <w:b/>
          <w:spacing w:val="6"/>
        </w:rPr>
        <w:t>百万级别交易</w:t>
      </w:r>
      <w:r w:rsidRPr="007A5679">
        <w:rPr>
          <w:rFonts w:ascii="Arial" w:hAnsi="Arial" w:hint="eastAsia"/>
          <w:spacing w:val="6"/>
        </w:rPr>
        <w:t>，支撑包括消费、传统金融、金融科技、新媒体等在内的海量用户级别的原生社区，并允许各类服务商在协议框架下便捷的发布新应用，逐步通</w:t>
      </w:r>
    </w:p>
    <w:p w14:paraId="2925CB09" w14:textId="0C643016" w:rsidR="000B18C9" w:rsidRPr="007A5679" w:rsidRDefault="000B18C9" w:rsidP="00795581">
      <w:pPr>
        <w:spacing w:line="560" w:lineRule="exact"/>
        <w:ind w:firstLineChars="0" w:firstLine="0"/>
        <w:jc w:val="both"/>
        <w:rPr>
          <w:rFonts w:ascii="Arial" w:hAnsi="Arial"/>
          <w:spacing w:val="6"/>
        </w:rPr>
      </w:pPr>
      <w:r w:rsidRPr="007A5679">
        <w:rPr>
          <w:rFonts w:ascii="Arial" w:hAnsi="Arial" w:hint="eastAsia"/>
          <w:spacing w:val="6"/>
        </w:rPr>
        <w:lastRenderedPageBreak/>
        <w:t>过数据交易实现</w:t>
      </w:r>
      <w:r w:rsidR="004F2D44" w:rsidRPr="00154F48">
        <w:rPr>
          <w:rFonts w:ascii="Arial" w:hAnsi="Arial"/>
          <w:noProof/>
          <w:spacing w:val="6"/>
          <w:sz w:val="32"/>
          <w:szCs w:val="32"/>
        </w:rPr>
        <mc:AlternateContent>
          <mc:Choice Requires="wps">
            <w:drawing>
              <wp:anchor distT="0" distB="0" distL="114300" distR="114300" simplePos="0" relativeHeight="251689984" behindDoc="0" locked="0" layoutInCell="1" allowOverlap="1" wp14:anchorId="2FBA0F1A" wp14:editId="24C893BC">
                <wp:simplePos x="0" y="0"/>
                <wp:positionH relativeFrom="page">
                  <wp:posOffset>7388225</wp:posOffset>
                </wp:positionH>
                <wp:positionV relativeFrom="paragraph">
                  <wp:posOffset>-353060</wp:posOffset>
                </wp:positionV>
                <wp:extent cx="172800" cy="237600"/>
                <wp:effectExtent l="0" t="0" r="0" b="0"/>
                <wp:wrapNone/>
                <wp:docPr id="205" name="矩形 205"/>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10DE95B" id="矩形 205" o:spid="_x0000_s1026" style="position:absolute;left:0;text-align:left;margin-left:581.75pt;margin-top:-27.8pt;width:13.6pt;height:18.7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BViVrunwIAAIUFAAAOAAAAAAAAAAAAAAAAAC4CAABk&#10;cnMvZTJvRG9jLnhtbFBLAQItABQABgAIAAAAIQBwrQ3t3wAAAA0BAAAPAAAAAAAAAAAAAAAAAPkE&#10;AABkcnMvZG93bnJldi54bWxQSwUGAAAAAAQABADzAAAABQYAAAAA&#10;" fillcolor="red" stroked="f" strokeweight="2pt">
                <w10:wrap anchorx="page"/>
              </v:rect>
            </w:pict>
          </mc:Fallback>
        </mc:AlternateContent>
      </w:r>
      <w:r w:rsidRPr="007A5679">
        <w:rPr>
          <w:rFonts w:ascii="Arial" w:hAnsi="Arial" w:hint="eastAsia"/>
          <w:spacing w:val="6"/>
        </w:rPr>
        <w:t>社区公民价值最大化。</w:t>
      </w:r>
    </w:p>
    <w:p w14:paraId="2731C349" w14:textId="787670A5" w:rsidR="0076117E" w:rsidRPr="007A5679" w:rsidRDefault="0076117E" w:rsidP="004F2D44">
      <w:pPr>
        <w:spacing w:line="560" w:lineRule="exact"/>
        <w:ind w:firstLine="504"/>
        <w:jc w:val="both"/>
        <w:rPr>
          <w:rFonts w:ascii="Arial" w:hAnsi="Arial"/>
          <w:spacing w:val="6"/>
        </w:rPr>
      </w:pPr>
      <w:r w:rsidRPr="007A5679">
        <w:rPr>
          <w:rFonts w:ascii="Arial" w:hAnsi="Arial" w:hint="eastAsia"/>
          <w:spacing w:val="6"/>
        </w:rPr>
        <w:t>我们确信</w:t>
      </w:r>
      <w:r w:rsidRPr="007A5679">
        <w:rPr>
          <w:rFonts w:ascii="Arial" w:hAnsi="Arial"/>
          <w:spacing w:val="6"/>
        </w:rPr>
        <w:t>QOS</w:t>
      </w:r>
      <w:r w:rsidR="00B452AF" w:rsidRPr="007A5679">
        <w:rPr>
          <w:rFonts w:ascii="Arial" w:hAnsi="Arial" w:hint="eastAsia"/>
          <w:spacing w:val="6"/>
        </w:rPr>
        <w:t>公链</w:t>
      </w:r>
      <w:r w:rsidRPr="007A5679">
        <w:rPr>
          <w:rFonts w:ascii="Arial" w:hAnsi="Arial" w:hint="eastAsia"/>
          <w:spacing w:val="6"/>
        </w:rPr>
        <w:t>能够</w:t>
      </w:r>
      <w:r w:rsidRPr="007A5679">
        <w:rPr>
          <w:rFonts w:ascii="Arial" w:hAnsi="Arial" w:hint="eastAsia"/>
          <w:b/>
          <w:spacing w:val="6"/>
        </w:rPr>
        <w:t>填补比特币和以太坊等主流公链的市场缺位</w:t>
      </w:r>
      <w:r w:rsidRPr="007A5679">
        <w:rPr>
          <w:rFonts w:ascii="Arial" w:hAnsi="Arial" w:hint="eastAsia"/>
          <w:spacing w:val="6"/>
        </w:rPr>
        <w:t>，率先将区块链技术应用于实体经济中，达到商用级服务水平，</w:t>
      </w:r>
      <w:r w:rsidRPr="007A5679">
        <w:rPr>
          <w:rFonts w:ascii="Arial" w:hAnsi="Arial" w:hint="eastAsia"/>
          <w:b/>
          <w:spacing w:val="6"/>
        </w:rPr>
        <w:t>触达和服务</w:t>
      </w:r>
      <w:r w:rsidR="00B452AF" w:rsidRPr="007A5679">
        <w:rPr>
          <w:rFonts w:ascii="Arial" w:hAnsi="Arial" w:hint="eastAsia"/>
          <w:b/>
          <w:spacing w:val="6"/>
        </w:rPr>
        <w:t>与</w:t>
      </w:r>
      <w:r w:rsidRPr="007A5679">
        <w:rPr>
          <w:rFonts w:ascii="Arial" w:hAnsi="Arial" w:hint="eastAsia"/>
          <w:b/>
          <w:bCs/>
          <w:spacing w:val="6"/>
        </w:rPr>
        <w:t>现有币圈完全不同的社区群体</w:t>
      </w:r>
      <w:r w:rsidR="00B452AF" w:rsidRPr="007A5679">
        <w:rPr>
          <w:rFonts w:ascii="Arial" w:hAnsi="Arial" w:hint="eastAsia"/>
          <w:spacing w:val="6"/>
        </w:rPr>
        <w:t>。</w:t>
      </w:r>
      <w:r w:rsidR="00B452AF" w:rsidRPr="007A5679">
        <w:rPr>
          <w:rFonts w:ascii="Arial" w:hAnsi="Arial"/>
          <w:spacing w:val="6"/>
        </w:rPr>
        <w:t>QOS</w:t>
      </w:r>
      <w:r w:rsidR="00B452AF" w:rsidRPr="007A5679">
        <w:rPr>
          <w:rFonts w:ascii="Arial" w:hAnsi="Arial" w:hint="eastAsia"/>
          <w:spacing w:val="6"/>
        </w:rPr>
        <w:t>公链</w:t>
      </w:r>
      <w:r w:rsidRPr="007A5679">
        <w:rPr>
          <w:rFonts w:ascii="Arial" w:hAnsi="Arial" w:hint="eastAsia"/>
          <w:spacing w:val="6"/>
        </w:rPr>
        <w:t>致力成为全球覆盖人口最多的区块链应用社区，实现广泛的社会价值、经济价值</w:t>
      </w:r>
      <w:r w:rsidRPr="007A5679">
        <w:rPr>
          <w:rFonts w:ascii="Arial" w:hAnsi="Arial" w:hint="eastAsia"/>
          <w:noProof/>
          <w:spacing w:val="6"/>
        </w:rPr>
        <w:t>。</w:t>
      </w:r>
    </w:p>
    <w:p w14:paraId="1306E284" w14:textId="31A4F06E" w:rsidR="000B18C9" w:rsidRPr="007A5679" w:rsidRDefault="000B18C9" w:rsidP="00327450">
      <w:pPr>
        <w:ind w:firstLineChars="0" w:firstLine="0"/>
        <w:jc w:val="right"/>
        <w:rPr>
          <w:rFonts w:ascii="Arial" w:hAnsi="Arial"/>
          <w:spacing w:val="6"/>
        </w:rPr>
      </w:pPr>
    </w:p>
    <w:p w14:paraId="741C3F4E" w14:textId="75836DBE" w:rsidR="000B18C9" w:rsidRPr="007A5679" w:rsidRDefault="000B18C9" w:rsidP="00327450">
      <w:pPr>
        <w:ind w:firstLineChars="0" w:firstLine="0"/>
        <w:jc w:val="right"/>
        <w:rPr>
          <w:rFonts w:ascii="Arial" w:hAnsi="Arial"/>
          <w:spacing w:val="6"/>
        </w:rPr>
      </w:pPr>
      <w:r w:rsidRPr="007A5679">
        <w:rPr>
          <w:rFonts w:ascii="Arial" w:hAnsi="Arial" w:hint="eastAsia"/>
          <w:spacing w:val="6"/>
        </w:rPr>
        <w:t>基金会主席：</w:t>
      </w:r>
      <w:r w:rsidRPr="007A5679">
        <w:rPr>
          <w:rFonts w:ascii="Arial" w:hAnsi="Arial"/>
          <w:spacing w:val="6"/>
        </w:rPr>
        <w:t xml:space="preserve">  </w:t>
      </w:r>
      <w:r w:rsidRPr="00154F48">
        <w:rPr>
          <w:rFonts w:ascii="Arial" w:hAnsi="Arial"/>
          <w:noProof/>
          <w:spacing w:val="6"/>
        </w:rPr>
        <w:drawing>
          <wp:inline distT="0" distB="0" distL="0" distR="0" wp14:anchorId="06EF691B" wp14:editId="4D718722">
            <wp:extent cx="1682352" cy="713306"/>
            <wp:effectExtent l="0" t="0" r="0" b="0"/>
            <wp:docPr id="2" name="图片 2" descr="C:\Users\ADMINI~1\AppData\Local\Temp\WeChat Files\752771480749691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WeChat Files\75277148074969168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6016" cy="714859"/>
                    </a:xfrm>
                    <a:prstGeom prst="rect">
                      <a:avLst/>
                    </a:prstGeom>
                    <a:noFill/>
                    <a:ln>
                      <a:noFill/>
                    </a:ln>
                  </pic:spPr>
                </pic:pic>
              </a:graphicData>
            </a:graphic>
          </wp:inline>
        </w:drawing>
      </w:r>
    </w:p>
    <w:p w14:paraId="7AB58260" w14:textId="77777777" w:rsidR="000B18C9" w:rsidRPr="007A5679" w:rsidRDefault="000B18C9" w:rsidP="00327450">
      <w:pPr>
        <w:ind w:firstLineChars="0" w:firstLine="0"/>
        <w:jc w:val="right"/>
        <w:rPr>
          <w:rFonts w:ascii="Arial" w:hAnsi="Arial"/>
          <w:spacing w:val="6"/>
        </w:rPr>
      </w:pPr>
    </w:p>
    <w:p w14:paraId="2057A493" w14:textId="77777777" w:rsidR="000B18C9" w:rsidRPr="007A5679" w:rsidRDefault="000B18C9" w:rsidP="00327450">
      <w:pPr>
        <w:ind w:firstLineChars="0" w:firstLine="0"/>
        <w:jc w:val="right"/>
        <w:rPr>
          <w:rFonts w:ascii="Arial" w:hAnsi="Arial"/>
          <w:spacing w:val="6"/>
        </w:rPr>
      </w:pPr>
      <w:r w:rsidRPr="007A5679">
        <w:rPr>
          <w:rFonts w:ascii="Arial" w:hAnsi="Arial"/>
          <w:spacing w:val="6"/>
        </w:rPr>
        <w:t>2018.7.20</w:t>
      </w:r>
    </w:p>
    <w:p w14:paraId="5B9017CB" w14:textId="77777777" w:rsidR="00607887" w:rsidRPr="007A5679" w:rsidRDefault="00607887" w:rsidP="004F2D44">
      <w:pPr>
        <w:widowControl/>
        <w:autoSpaceDE/>
        <w:autoSpaceDN/>
        <w:adjustRightInd/>
        <w:ind w:firstLineChars="0" w:firstLine="0"/>
        <w:jc w:val="both"/>
        <w:rPr>
          <w:rFonts w:ascii="Arial" w:hAnsi="Arial" w:cs="Arial"/>
          <w:b/>
          <w:bCs/>
          <w:color w:val="000000" w:themeColor="text1"/>
          <w:spacing w:val="6"/>
          <w:sz w:val="52"/>
          <w:szCs w:val="52"/>
        </w:rPr>
      </w:pPr>
    </w:p>
    <w:p w14:paraId="488F0C57" w14:textId="77777777" w:rsidR="00607887" w:rsidRPr="007A5679" w:rsidRDefault="00607887" w:rsidP="004F2D44">
      <w:pPr>
        <w:widowControl/>
        <w:autoSpaceDE/>
        <w:autoSpaceDN/>
        <w:adjustRightInd/>
        <w:ind w:firstLineChars="0" w:firstLine="0"/>
        <w:jc w:val="both"/>
        <w:rPr>
          <w:rFonts w:ascii="Arial" w:hAnsi="Arial" w:cs="Arial"/>
          <w:b/>
          <w:bCs/>
          <w:color w:val="000000" w:themeColor="text1"/>
          <w:spacing w:val="6"/>
          <w:sz w:val="52"/>
          <w:szCs w:val="52"/>
        </w:rPr>
      </w:pPr>
    </w:p>
    <w:p w14:paraId="32D95087" w14:textId="77777777" w:rsidR="00607887" w:rsidRPr="007A5679" w:rsidRDefault="00607887" w:rsidP="004F2D44">
      <w:pPr>
        <w:widowControl/>
        <w:autoSpaceDE/>
        <w:autoSpaceDN/>
        <w:adjustRightInd/>
        <w:ind w:firstLineChars="0" w:firstLine="0"/>
        <w:jc w:val="both"/>
        <w:rPr>
          <w:rFonts w:ascii="Arial" w:hAnsi="Arial" w:cs="Arial"/>
          <w:b/>
          <w:bCs/>
          <w:color w:val="000000" w:themeColor="text1"/>
          <w:spacing w:val="6"/>
          <w:sz w:val="52"/>
          <w:szCs w:val="52"/>
        </w:rPr>
      </w:pPr>
    </w:p>
    <w:p w14:paraId="55F32C99" w14:textId="77777777" w:rsidR="00607887" w:rsidRPr="007A5679" w:rsidRDefault="00607887" w:rsidP="004F2D44">
      <w:pPr>
        <w:widowControl/>
        <w:autoSpaceDE/>
        <w:autoSpaceDN/>
        <w:adjustRightInd/>
        <w:ind w:firstLineChars="0" w:firstLine="0"/>
        <w:jc w:val="both"/>
        <w:rPr>
          <w:rFonts w:ascii="Arial" w:hAnsi="Arial" w:cs="Arial"/>
          <w:b/>
          <w:bCs/>
          <w:color w:val="000000" w:themeColor="text1"/>
          <w:spacing w:val="6"/>
          <w:sz w:val="52"/>
          <w:szCs w:val="52"/>
        </w:rPr>
      </w:pPr>
    </w:p>
    <w:p w14:paraId="6D02D673" w14:textId="77777777" w:rsidR="00607887" w:rsidRPr="007A5679" w:rsidRDefault="00607887" w:rsidP="004F2D44">
      <w:pPr>
        <w:widowControl/>
        <w:autoSpaceDE/>
        <w:autoSpaceDN/>
        <w:adjustRightInd/>
        <w:ind w:firstLineChars="0" w:firstLine="0"/>
        <w:jc w:val="both"/>
        <w:rPr>
          <w:rFonts w:ascii="Arial" w:hAnsi="Arial" w:cs="Arial"/>
          <w:b/>
          <w:bCs/>
          <w:color w:val="000000" w:themeColor="text1"/>
          <w:spacing w:val="6"/>
          <w:sz w:val="52"/>
          <w:szCs w:val="52"/>
        </w:rPr>
      </w:pPr>
    </w:p>
    <w:p w14:paraId="613FCEA2" w14:textId="77777777" w:rsidR="0076117E" w:rsidRPr="007A5679" w:rsidRDefault="0076117E" w:rsidP="004F2D44">
      <w:pPr>
        <w:widowControl/>
        <w:autoSpaceDE/>
        <w:autoSpaceDN/>
        <w:adjustRightInd/>
        <w:ind w:firstLineChars="0" w:firstLine="0"/>
        <w:jc w:val="both"/>
        <w:rPr>
          <w:rFonts w:ascii="Arial" w:hAnsi="Arial" w:cs="Arial"/>
          <w:b/>
          <w:bCs/>
          <w:color w:val="000000" w:themeColor="text1"/>
          <w:spacing w:val="6"/>
          <w:sz w:val="52"/>
          <w:szCs w:val="52"/>
        </w:rPr>
      </w:pPr>
    </w:p>
    <w:p w14:paraId="67E71436" w14:textId="77777777" w:rsidR="0076117E" w:rsidRPr="007A5679" w:rsidRDefault="0076117E" w:rsidP="004F2D44">
      <w:pPr>
        <w:widowControl/>
        <w:autoSpaceDE/>
        <w:autoSpaceDN/>
        <w:adjustRightInd/>
        <w:ind w:firstLineChars="0" w:firstLine="0"/>
        <w:jc w:val="both"/>
        <w:rPr>
          <w:rFonts w:ascii="Arial" w:hAnsi="Arial" w:cs="Arial"/>
          <w:b/>
          <w:bCs/>
          <w:color w:val="000000" w:themeColor="text1"/>
          <w:spacing w:val="6"/>
          <w:sz w:val="52"/>
          <w:szCs w:val="52"/>
        </w:rPr>
      </w:pPr>
    </w:p>
    <w:p w14:paraId="0D757B95" w14:textId="50F4B3FC" w:rsidR="00480197" w:rsidRPr="007A5679" w:rsidRDefault="00480197" w:rsidP="004F2D44">
      <w:pPr>
        <w:pStyle w:val="2"/>
        <w:jc w:val="both"/>
        <w:rPr>
          <w:rFonts w:ascii="Arial" w:hAnsi="Arial" w:cs="Arial"/>
          <w:spacing w:val="6"/>
          <w:sz w:val="52"/>
          <w:szCs w:val="52"/>
        </w:rPr>
        <w:sectPr w:rsidR="00480197" w:rsidRPr="007A5679">
          <w:footerReference w:type="default" r:id="rId17"/>
          <w:pgSz w:w="11906" w:h="16838"/>
          <w:pgMar w:top="1440" w:right="1800" w:bottom="1440" w:left="1800" w:header="851" w:footer="992" w:gutter="0"/>
          <w:cols w:space="425"/>
          <w:docGrid w:type="lines" w:linePitch="312"/>
        </w:sectPr>
      </w:pPr>
    </w:p>
    <w:p w14:paraId="502B372E" w14:textId="329CE829" w:rsidR="00D3291C" w:rsidRPr="00795581" w:rsidRDefault="003E07CB" w:rsidP="004F2D44">
      <w:pPr>
        <w:spacing w:line="560" w:lineRule="exact"/>
        <w:ind w:firstLine="260"/>
        <w:jc w:val="both"/>
        <w:rPr>
          <w:rFonts w:ascii="Arial" w:hAnsi="Arial" w:cs="Arial"/>
          <w:spacing w:val="6"/>
          <w:szCs w:val="52"/>
        </w:rPr>
      </w:pPr>
      <w:r w:rsidRPr="00795581">
        <w:rPr>
          <w:rFonts w:ascii="Arial" w:hAnsi="Arial"/>
          <w:noProof/>
          <w:spacing w:val="6"/>
          <w:sz w:val="13"/>
        </w:rPr>
        <w:lastRenderedPageBreak/>
        <mc:AlternateContent>
          <mc:Choice Requires="wps">
            <w:drawing>
              <wp:anchor distT="0" distB="0" distL="114300" distR="114300" simplePos="0" relativeHeight="251692032" behindDoc="0" locked="0" layoutInCell="1" allowOverlap="1" wp14:anchorId="62D93203" wp14:editId="5E6A4BD7">
                <wp:simplePos x="0" y="0"/>
                <wp:positionH relativeFrom="page">
                  <wp:posOffset>7388225</wp:posOffset>
                </wp:positionH>
                <wp:positionV relativeFrom="paragraph">
                  <wp:posOffset>-353060</wp:posOffset>
                </wp:positionV>
                <wp:extent cx="172800" cy="237600"/>
                <wp:effectExtent l="0" t="0" r="0" b="0"/>
                <wp:wrapNone/>
                <wp:docPr id="206" name="矩形 206"/>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06AAE2D" id="矩形 206" o:spid="_x0000_s1026" style="position:absolute;left:0;text-align:left;margin-left:581.75pt;margin-top:-27.8pt;width:13.6pt;height:18.7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ADAm7ZnwIAAIUFAAAOAAAAAAAAAAAAAAAAAC4CAABk&#10;cnMvZTJvRG9jLnhtbFBLAQItABQABgAIAAAAIQBwrQ3t3wAAAA0BAAAPAAAAAAAAAAAAAAAAAPkE&#10;AABkcnMvZG93bnJldi54bWxQSwUGAAAAAAQABADzAAAABQYAAAAA&#10;" fillcolor="red" stroked="f" strokeweight="2pt">
                <w10:wrap anchorx="page"/>
              </v:rect>
            </w:pict>
          </mc:Fallback>
        </mc:AlternateContent>
      </w:r>
    </w:p>
    <w:p w14:paraId="24F0C2C5" w14:textId="166DDCA2" w:rsidR="00D3291C" w:rsidRPr="007A5679" w:rsidRDefault="00154F48" w:rsidP="00795581">
      <w:pPr>
        <w:pStyle w:val="2"/>
        <w:rPr>
          <w:rFonts w:ascii="Arial" w:hAnsi="Arial" w:cs="Arial"/>
          <w:bCs w:val="0"/>
          <w:spacing w:val="6"/>
          <w:sz w:val="32"/>
          <w:szCs w:val="32"/>
        </w:rPr>
      </w:pPr>
      <w:bookmarkStart w:id="13" w:name="_Toc519696384"/>
      <w:r>
        <w:rPr>
          <w:rFonts w:ascii="Arial" w:hAnsi="Arial" w:hint="eastAsia"/>
          <w:spacing w:val="6"/>
          <w:sz w:val="52"/>
          <w:szCs w:val="52"/>
        </w:rPr>
        <w:t>1</w:t>
      </w:r>
      <w:r w:rsidRPr="007A5679">
        <w:rPr>
          <w:rFonts w:ascii="Arial" w:hAnsi="Arial"/>
          <w:spacing w:val="6"/>
          <w:sz w:val="52"/>
          <w:szCs w:val="52"/>
        </w:rPr>
        <w:t xml:space="preserve"> </w:t>
      </w:r>
      <w:r w:rsidRPr="007A5679">
        <w:rPr>
          <w:rFonts w:ascii="Arial" w:hAnsi="Arial"/>
          <w:spacing w:val="6"/>
        </w:rPr>
        <w:t xml:space="preserve"> </w:t>
      </w:r>
      <w:r w:rsidR="00BF5D5E" w:rsidRPr="007A5679">
        <w:rPr>
          <w:rFonts w:ascii="Arial" w:hAnsi="Arial" w:cs="Arial"/>
          <w:bCs w:val="0"/>
          <w:spacing w:val="6"/>
          <w:sz w:val="32"/>
          <w:szCs w:val="32"/>
        </w:rPr>
        <w:t>QOS</w:t>
      </w:r>
      <w:r w:rsidR="00BF5D5E" w:rsidRPr="007A5679">
        <w:rPr>
          <w:rFonts w:ascii="Arial" w:hAnsi="Arial" w:cs="Arial" w:hint="eastAsia"/>
          <w:bCs w:val="0"/>
          <w:spacing w:val="6"/>
          <w:sz w:val="32"/>
          <w:szCs w:val="32"/>
        </w:rPr>
        <w:t>内涵</w:t>
      </w:r>
      <w:bookmarkEnd w:id="13"/>
    </w:p>
    <w:p w14:paraId="7D33FA3A" w14:textId="77777777" w:rsidR="004D4D3A" w:rsidRPr="00795581" w:rsidRDefault="004D4D3A" w:rsidP="004D4D3A">
      <w:pPr>
        <w:spacing w:line="200" w:lineRule="exact"/>
        <w:ind w:firstLine="504"/>
        <w:rPr>
          <w:rFonts w:ascii="Arial" w:hAnsi="Arial"/>
          <w:spacing w:val="6"/>
        </w:rPr>
      </w:pPr>
    </w:p>
    <w:p w14:paraId="1F7DE4A2" w14:textId="17D86C15" w:rsidR="00074C79" w:rsidRPr="00795581" w:rsidRDefault="004D4D3A" w:rsidP="004D4D3A">
      <w:pPr>
        <w:jc w:val="center"/>
        <w:rPr>
          <w:rFonts w:ascii="Arial" w:hAnsi="Arial"/>
          <w:spacing w:val="6"/>
        </w:rPr>
      </w:pPr>
      <w:r w:rsidRPr="00795581">
        <w:rPr>
          <w:rFonts w:ascii="Arial" w:hAnsi="Arial"/>
          <w:noProof/>
          <w:spacing w:val="6"/>
        </w:rPr>
        <w:drawing>
          <wp:inline distT="0" distB="0" distL="0" distR="0" wp14:anchorId="0426ED24" wp14:editId="2693B58B">
            <wp:extent cx="971550" cy="1238250"/>
            <wp:effectExtent l="0" t="0" r="0" b="0"/>
            <wp:docPr id="16" name="图片 16" descr="C:\Users\ADMINI~1\AppData\Local\Temp\WeChat Files\88562989620117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885629896201178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1550" cy="1238250"/>
                    </a:xfrm>
                    <a:prstGeom prst="rect">
                      <a:avLst/>
                    </a:prstGeom>
                    <a:noFill/>
                    <a:ln>
                      <a:noFill/>
                    </a:ln>
                  </pic:spPr>
                </pic:pic>
              </a:graphicData>
            </a:graphic>
          </wp:inline>
        </w:drawing>
      </w:r>
    </w:p>
    <w:p w14:paraId="64B71268" w14:textId="77777777" w:rsidR="004D4D3A" w:rsidRPr="00795581" w:rsidRDefault="004D4D3A" w:rsidP="004D4D3A">
      <w:pPr>
        <w:spacing w:line="200" w:lineRule="exact"/>
        <w:ind w:firstLine="504"/>
        <w:jc w:val="center"/>
        <w:rPr>
          <w:rFonts w:ascii="Arial" w:hAnsi="Arial"/>
          <w:spacing w:val="6"/>
        </w:rPr>
      </w:pPr>
    </w:p>
    <w:p w14:paraId="44B9D57A" w14:textId="5CEC1350" w:rsidR="00277985" w:rsidRPr="007A5679" w:rsidRDefault="00277985" w:rsidP="00272AF3">
      <w:pPr>
        <w:spacing w:line="560" w:lineRule="exact"/>
        <w:ind w:firstLine="504"/>
        <w:jc w:val="both"/>
        <w:rPr>
          <w:rFonts w:ascii="Arial" w:hAnsi="Arial"/>
          <w:spacing w:val="6"/>
        </w:rPr>
      </w:pPr>
      <w:r w:rsidRPr="007A5679">
        <w:rPr>
          <w:rFonts w:ascii="Arial" w:hAnsi="Arial" w:cs="Arial"/>
          <w:spacing w:val="6"/>
        </w:rPr>
        <w:t>QOS</w:t>
      </w:r>
      <w:r w:rsidR="00C46192" w:rsidRPr="007A5679">
        <w:rPr>
          <w:rFonts w:ascii="Arial" w:hAnsi="Arial" w:hint="eastAsia"/>
          <w:spacing w:val="6"/>
        </w:rPr>
        <w:t>是</w:t>
      </w:r>
      <w:r w:rsidRPr="007A5679">
        <w:rPr>
          <w:rFonts w:ascii="Arial" w:hAnsi="Arial" w:hint="eastAsia"/>
          <w:spacing w:val="6"/>
        </w:rPr>
        <w:t>乾元社区</w:t>
      </w:r>
      <w:r w:rsidR="00C46192" w:rsidRPr="007A5679">
        <w:rPr>
          <w:rFonts w:ascii="Arial" w:hAnsi="Arial" w:hint="eastAsia"/>
          <w:spacing w:val="6"/>
        </w:rPr>
        <w:t>的底层</w:t>
      </w:r>
      <w:r w:rsidRPr="007A5679">
        <w:rPr>
          <w:rFonts w:ascii="Arial" w:hAnsi="Arial" w:hint="eastAsia"/>
          <w:spacing w:val="6"/>
        </w:rPr>
        <w:t>操作系统。“</w:t>
      </w:r>
      <w:r w:rsidRPr="007A5679">
        <w:rPr>
          <w:rFonts w:ascii="Arial" w:hAnsi="Arial" w:cs="Arial"/>
          <w:spacing w:val="6"/>
        </w:rPr>
        <w:t>chain</w:t>
      </w:r>
      <w:r w:rsidRPr="007A5679">
        <w:rPr>
          <w:rFonts w:ascii="Arial" w:hAnsi="Arial" w:hint="eastAsia"/>
          <w:spacing w:val="6"/>
        </w:rPr>
        <w:t>”中文谐音“乾”。“乾元”出自《易经》，“大哉乾元，万物资始，乃统天”。大，蓬勃盛大；乾元，意指乾元之气；资，资源；始，创始化生；统，统贯；天，即天道。概括起来，即指蓬勃盛大的乾元之气是万物创始化生的动力资源，这种强劲有力、生生不息的动力资源统贯于整个天道运行过程之中。</w:t>
      </w:r>
      <w:r w:rsidRPr="007A5679">
        <w:rPr>
          <w:rFonts w:ascii="Arial" w:hAnsi="Arial" w:cs="Arial"/>
          <w:spacing w:val="6"/>
        </w:rPr>
        <w:t>QOS</w:t>
      </w:r>
      <w:r w:rsidRPr="007A5679">
        <w:rPr>
          <w:rFonts w:ascii="Arial" w:hAnsi="Arial" w:hint="eastAsia"/>
          <w:spacing w:val="6"/>
        </w:rPr>
        <w:t>作为下一代企业级应用平台，其生生不息的产业生态和创新应用将贯穿于整个区块链时代之中。故取“乾”首字母“</w:t>
      </w:r>
      <w:r w:rsidRPr="007A5679">
        <w:rPr>
          <w:rFonts w:ascii="Arial" w:hAnsi="Arial" w:cs="Arial"/>
          <w:spacing w:val="6"/>
        </w:rPr>
        <w:t>Q</w:t>
      </w:r>
      <w:r w:rsidRPr="007A5679">
        <w:rPr>
          <w:rFonts w:ascii="Arial" w:hAnsi="Arial" w:hint="eastAsia"/>
          <w:spacing w:val="6"/>
        </w:rPr>
        <w:t>”。</w:t>
      </w:r>
    </w:p>
    <w:p w14:paraId="283F7D2B" w14:textId="2F69FEAE" w:rsidR="00DB7816" w:rsidRPr="007A5679" w:rsidRDefault="00277985" w:rsidP="00272AF3">
      <w:pPr>
        <w:spacing w:line="560" w:lineRule="exact"/>
        <w:ind w:firstLine="504"/>
        <w:jc w:val="both"/>
        <w:rPr>
          <w:rFonts w:ascii="Arial" w:hAnsi="Arial"/>
          <w:spacing w:val="6"/>
        </w:rPr>
      </w:pPr>
      <w:r w:rsidRPr="007A5679">
        <w:rPr>
          <w:rFonts w:ascii="Arial" w:hAnsi="Arial" w:cs="Arial"/>
          <w:spacing w:val="6"/>
        </w:rPr>
        <w:t>QOS</w:t>
      </w:r>
      <w:r w:rsidR="00DE6A2B" w:rsidRPr="007A5679">
        <w:rPr>
          <w:rFonts w:ascii="Arial" w:hAnsi="Arial" w:cs="Arial" w:hint="eastAsia"/>
          <w:spacing w:val="6"/>
        </w:rPr>
        <w:t>亦代</w:t>
      </w:r>
      <w:r w:rsidRPr="007A5679">
        <w:rPr>
          <w:rFonts w:ascii="Arial" w:hAnsi="Arial" w:hint="eastAsia"/>
          <w:spacing w:val="6"/>
        </w:rPr>
        <w:t>指</w:t>
      </w:r>
      <w:r w:rsidRPr="007A5679">
        <w:rPr>
          <w:rFonts w:ascii="Arial" w:hAnsi="Arial" w:cs="Arial"/>
          <w:spacing w:val="6"/>
        </w:rPr>
        <w:t>Quality of Service</w:t>
      </w:r>
      <w:r w:rsidRPr="007A5679">
        <w:rPr>
          <w:rFonts w:ascii="Arial" w:hAnsi="Arial" w:hint="eastAsia"/>
          <w:spacing w:val="6"/>
        </w:rPr>
        <w:t>，服务质量，通过构建新的社区基础设施，</w:t>
      </w:r>
      <w:r w:rsidRPr="007A5679">
        <w:rPr>
          <w:rFonts w:ascii="Arial" w:hAnsi="Arial" w:cs="Arial"/>
          <w:spacing w:val="6"/>
        </w:rPr>
        <w:t>QOS</w:t>
      </w:r>
      <w:r w:rsidRPr="007A5679">
        <w:rPr>
          <w:rFonts w:ascii="Arial" w:hAnsi="Arial" w:hint="eastAsia"/>
          <w:spacing w:val="6"/>
        </w:rPr>
        <w:t>希望提供质量一流、生态透明、过程可控的社区服务。</w:t>
      </w:r>
    </w:p>
    <w:p w14:paraId="26B197EA" w14:textId="5FF1BC37" w:rsidR="00DB7816" w:rsidRPr="007A5679" w:rsidRDefault="00DB7816" w:rsidP="004F2D44">
      <w:pPr>
        <w:widowControl/>
        <w:autoSpaceDE/>
        <w:autoSpaceDN/>
        <w:adjustRightInd/>
        <w:spacing w:line="560" w:lineRule="exact"/>
        <w:ind w:firstLineChars="0" w:firstLine="0"/>
        <w:jc w:val="both"/>
        <w:rPr>
          <w:rFonts w:ascii="Arial" w:hAnsi="Arial"/>
          <w:spacing w:val="6"/>
        </w:rPr>
      </w:pPr>
    </w:p>
    <w:p w14:paraId="57CE7B92" w14:textId="361B0E1A" w:rsidR="00C123E4" w:rsidRPr="007A5679" w:rsidRDefault="00C123E4" w:rsidP="004F2D44">
      <w:pPr>
        <w:widowControl/>
        <w:autoSpaceDE/>
        <w:autoSpaceDN/>
        <w:adjustRightInd/>
        <w:ind w:firstLineChars="0" w:firstLine="0"/>
        <w:jc w:val="both"/>
        <w:rPr>
          <w:rFonts w:ascii="Arial" w:hAnsi="Arial"/>
          <w:spacing w:val="6"/>
        </w:rPr>
      </w:pPr>
    </w:p>
    <w:p w14:paraId="46F8BEF5" w14:textId="77777777" w:rsidR="000B18C9" w:rsidRPr="007A5679" w:rsidRDefault="000B18C9" w:rsidP="004F2D44">
      <w:pPr>
        <w:widowControl/>
        <w:autoSpaceDE/>
        <w:autoSpaceDN/>
        <w:adjustRightInd/>
        <w:ind w:firstLineChars="0" w:firstLine="0"/>
        <w:jc w:val="both"/>
        <w:rPr>
          <w:rFonts w:ascii="Arial" w:hAnsi="Arial"/>
          <w:spacing w:val="6"/>
        </w:rPr>
      </w:pPr>
    </w:p>
    <w:p w14:paraId="47721619" w14:textId="7EC68EFA" w:rsidR="00C123E4" w:rsidRPr="007A5679" w:rsidRDefault="00C123E4" w:rsidP="004F2D44">
      <w:pPr>
        <w:widowControl/>
        <w:autoSpaceDE/>
        <w:autoSpaceDN/>
        <w:adjustRightInd/>
        <w:ind w:firstLineChars="0" w:firstLine="0"/>
        <w:jc w:val="both"/>
        <w:rPr>
          <w:rFonts w:ascii="Arial" w:hAnsi="Arial"/>
          <w:spacing w:val="6"/>
        </w:rPr>
      </w:pPr>
    </w:p>
    <w:p w14:paraId="2267FB1E" w14:textId="0A196FC4" w:rsidR="00C123E4" w:rsidRPr="007A5679" w:rsidRDefault="00C123E4" w:rsidP="004F2D44">
      <w:pPr>
        <w:widowControl/>
        <w:autoSpaceDE/>
        <w:autoSpaceDN/>
        <w:adjustRightInd/>
        <w:ind w:firstLineChars="0" w:firstLine="0"/>
        <w:jc w:val="both"/>
        <w:rPr>
          <w:rFonts w:ascii="Arial" w:hAnsi="Arial"/>
          <w:spacing w:val="6"/>
        </w:rPr>
      </w:pPr>
    </w:p>
    <w:p w14:paraId="0CE158B8" w14:textId="3C154C42" w:rsidR="00C123E4" w:rsidRPr="007A5679" w:rsidRDefault="00C123E4" w:rsidP="004F2D44">
      <w:pPr>
        <w:widowControl/>
        <w:autoSpaceDE/>
        <w:autoSpaceDN/>
        <w:adjustRightInd/>
        <w:ind w:firstLineChars="0" w:firstLine="0"/>
        <w:jc w:val="both"/>
        <w:rPr>
          <w:rFonts w:ascii="Arial" w:hAnsi="Arial"/>
          <w:spacing w:val="6"/>
        </w:rPr>
      </w:pPr>
    </w:p>
    <w:p w14:paraId="181B4969" w14:textId="69DBF4EB" w:rsidR="00C123E4" w:rsidRPr="007A5679" w:rsidRDefault="00C123E4" w:rsidP="004F2D44">
      <w:pPr>
        <w:widowControl/>
        <w:autoSpaceDE/>
        <w:autoSpaceDN/>
        <w:adjustRightInd/>
        <w:ind w:firstLineChars="0" w:firstLine="0"/>
        <w:jc w:val="both"/>
        <w:rPr>
          <w:rFonts w:ascii="Arial" w:hAnsi="Arial"/>
          <w:spacing w:val="6"/>
        </w:rPr>
      </w:pPr>
    </w:p>
    <w:p w14:paraId="364FC8EB" w14:textId="2DDBA847" w:rsidR="00C123E4" w:rsidRPr="007A5679" w:rsidRDefault="00C123E4" w:rsidP="004F2D44">
      <w:pPr>
        <w:widowControl/>
        <w:autoSpaceDE/>
        <w:autoSpaceDN/>
        <w:adjustRightInd/>
        <w:ind w:firstLineChars="0" w:firstLine="0"/>
        <w:jc w:val="both"/>
        <w:rPr>
          <w:rFonts w:ascii="Arial" w:hAnsi="Arial"/>
          <w:spacing w:val="6"/>
        </w:rPr>
      </w:pPr>
    </w:p>
    <w:p w14:paraId="5ED37B84" w14:textId="72365AFB" w:rsidR="00C123E4" w:rsidRPr="007A5679" w:rsidRDefault="00C123E4" w:rsidP="004F2D44">
      <w:pPr>
        <w:widowControl/>
        <w:autoSpaceDE/>
        <w:autoSpaceDN/>
        <w:adjustRightInd/>
        <w:ind w:firstLineChars="0" w:firstLine="0"/>
        <w:jc w:val="both"/>
        <w:rPr>
          <w:rFonts w:ascii="Arial" w:hAnsi="Arial"/>
          <w:spacing w:val="6"/>
        </w:rPr>
      </w:pPr>
    </w:p>
    <w:p w14:paraId="76BF62B0" w14:textId="3676BFAF" w:rsidR="00C123E4" w:rsidRPr="007A5679" w:rsidRDefault="00C123E4" w:rsidP="004F2D44">
      <w:pPr>
        <w:widowControl/>
        <w:autoSpaceDE/>
        <w:autoSpaceDN/>
        <w:adjustRightInd/>
        <w:ind w:firstLineChars="0" w:firstLine="0"/>
        <w:jc w:val="both"/>
        <w:rPr>
          <w:rFonts w:ascii="Arial" w:hAnsi="Arial"/>
          <w:spacing w:val="6"/>
        </w:rPr>
        <w:sectPr w:rsidR="00C123E4" w:rsidRPr="007A5679">
          <w:headerReference w:type="default" r:id="rId19"/>
          <w:footerReference w:type="default" r:id="rId20"/>
          <w:pgSz w:w="11906" w:h="16838"/>
          <w:pgMar w:top="1440" w:right="1800" w:bottom="1440" w:left="1800" w:header="851" w:footer="992" w:gutter="0"/>
          <w:cols w:space="425"/>
          <w:docGrid w:type="lines" w:linePitch="312"/>
        </w:sectPr>
      </w:pPr>
    </w:p>
    <w:p w14:paraId="5C286F08" w14:textId="41918406" w:rsidR="00D3291C" w:rsidRPr="00795581" w:rsidRDefault="003E07CB" w:rsidP="004F2D44">
      <w:pPr>
        <w:spacing w:line="560" w:lineRule="exact"/>
        <w:jc w:val="both"/>
        <w:rPr>
          <w:rFonts w:ascii="Arial" w:hAnsi="Arial"/>
          <w:spacing w:val="6"/>
        </w:rPr>
      </w:pPr>
      <w:r w:rsidRPr="00795581">
        <w:rPr>
          <w:rFonts w:ascii="Arial" w:hAnsi="Arial"/>
          <w:noProof/>
          <w:spacing w:val="6"/>
        </w:rPr>
        <w:lastRenderedPageBreak/>
        <mc:AlternateContent>
          <mc:Choice Requires="wps">
            <w:drawing>
              <wp:anchor distT="0" distB="0" distL="114300" distR="114300" simplePos="0" relativeHeight="251694080" behindDoc="0" locked="0" layoutInCell="1" allowOverlap="1" wp14:anchorId="0810D5EA" wp14:editId="5534017F">
                <wp:simplePos x="0" y="0"/>
                <wp:positionH relativeFrom="page">
                  <wp:posOffset>7388225</wp:posOffset>
                </wp:positionH>
                <wp:positionV relativeFrom="paragraph">
                  <wp:posOffset>-353060</wp:posOffset>
                </wp:positionV>
                <wp:extent cx="172800" cy="237600"/>
                <wp:effectExtent l="0" t="0" r="0" b="0"/>
                <wp:wrapNone/>
                <wp:docPr id="207" name="矩形 207"/>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AEF4AB9" id="矩形 207" o:spid="_x0000_s1026" style="position:absolute;left:0;text-align:left;margin-left:581.75pt;margin-top:-27.8pt;width:13.6pt;height:18.7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Axe4LLnwIAAIUFAAAOAAAAAAAAAAAAAAAAAC4CAABk&#10;cnMvZTJvRG9jLnhtbFBLAQItABQABgAIAAAAIQBwrQ3t3wAAAA0BAAAPAAAAAAAAAAAAAAAAAPkE&#10;AABkcnMvZG93bnJldi54bWxQSwUGAAAAAAQABADzAAAABQYAAAAA&#10;" fillcolor="red" stroked="f" strokeweight="2pt">
                <w10:wrap anchorx="page"/>
              </v:rect>
            </w:pict>
          </mc:Fallback>
        </mc:AlternateContent>
      </w:r>
    </w:p>
    <w:p w14:paraId="16385BED" w14:textId="655720A3" w:rsidR="00D3291C" w:rsidRPr="007A5679" w:rsidRDefault="00170504" w:rsidP="004F2D44">
      <w:pPr>
        <w:pStyle w:val="2"/>
        <w:jc w:val="both"/>
        <w:rPr>
          <w:rFonts w:ascii="Arial" w:hAnsi="Arial" w:cs="Arial"/>
          <w:bCs w:val="0"/>
          <w:spacing w:val="6"/>
          <w:sz w:val="32"/>
          <w:szCs w:val="32"/>
        </w:rPr>
      </w:pPr>
      <w:bookmarkStart w:id="14" w:name="_Toc519696385"/>
      <w:r w:rsidRPr="007A5679">
        <w:rPr>
          <w:rFonts w:ascii="Arial" w:hAnsi="Arial"/>
          <w:spacing w:val="6"/>
          <w:sz w:val="52"/>
          <w:szCs w:val="52"/>
        </w:rPr>
        <w:t>2</w:t>
      </w:r>
      <w:r w:rsidR="00F3407E" w:rsidRPr="007A5679">
        <w:rPr>
          <w:rFonts w:ascii="Arial" w:hAnsi="Arial"/>
          <w:spacing w:val="6"/>
          <w:sz w:val="52"/>
          <w:szCs w:val="52"/>
        </w:rPr>
        <w:t xml:space="preserve"> </w:t>
      </w:r>
      <w:r w:rsidR="00F3407E" w:rsidRPr="007A5679">
        <w:rPr>
          <w:rFonts w:ascii="Arial" w:hAnsi="Arial"/>
          <w:spacing w:val="6"/>
        </w:rPr>
        <w:t xml:space="preserve"> </w:t>
      </w:r>
      <w:r w:rsidR="00C123E4" w:rsidRPr="007A5679">
        <w:rPr>
          <w:rFonts w:ascii="Arial" w:hAnsi="Arial" w:cs="Arial"/>
          <w:bCs w:val="0"/>
          <w:spacing w:val="6"/>
          <w:sz w:val="32"/>
          <w:szCs w:val="32"/>
        </w:rPr>
        <w:t>QOS</w:t>
      </w:r>
      <w:r w:rsidR="00C123E4" w:rsidRPr="007A5679">
        <w:rPr>
          <w:rFonts w:ascii="Arial" w:hAnsi="Arial" w:cs="Arial" w:hint="eastAsia"/>
          <w:bCs w:val="0"/>
          <w:spacing w:val="6"/>
          <w:sz w:val="32"/>
          <w:szCs w:val="32"/>
        </w:rPr>
        <w:t>整体</w:t>
      </w:r>
      <w:r w:rsidR="00EC5FB0" w:rsidRPr="007A5679">
        <w:rPr>
          <w:rFonts w:ascii="Arial" w:hAnsi="Arial" w:cs="Arial" w:hint="eastAsia"/>
          <w:bCs w:val="0"/>
          <w:spacing w:val="6"/>
          <w:sz w:val="32"/>
          <w:szCs w:val="32"/>
        </w:rPr>
        <w:t>架</w:t>
      </w:r>
      <w:r w:rsidR="00C123E4" w:rsidRPr="007A5679">
        <w:rPr>
          <w:rFonts w:ascii="Arial" w:hAnsi="Arial" w:cs="Arial" w:hint="eastAsia"/>
          <w:bCs w:val="0"/>
          <w:spacing w:val="6"/>
          <w:sz w:val="32"/>
          <w:szCs w:val="32"/>
        </w:rPr>
        <w:t>构</w:t>
      </w:r>
      <w:bookmarkEnd w:id="14"/>
    </w:p>
    <w:p w14:paraId="4DAFD8EA" w14:textId="6CC0AA61" w:rsidR="00660485" w:rsidRPr="007A5679" w:rsidRDefault="00660485" w:rsidP="004F2D44">
      <w:pPr>
        <w:spacing w:line="560" w:lineRule="exact"/>
        <w:ind w:firstLine="504"/>
        <w:jc w:val="both"/>
        <w:rPr>
          <w:rFonts w:ascii="Arial" w:hAnsi="Arial"/>
          <w:color w:val="000000" w:themeColor="text1"/>
          <w:spacing w:val="6"/>
          <w:sz w:val="28"/>
          <w:szCs w:val="30"/>
        </w:rPr>
      </w:pPr>
      <w:r w:rsidRPr="007A5679">
        <w:rPr>
          <w:rFonts w:ascii="Arial" w:hAnsi="Arial" w:cs="Arial"/>
          <w:spacing w:val="6"/>
        </w:rPr>
        <w:t>QOS</w:t>
      </w:r>
      <w:r w:rsidRPr="007A5679">
        <w:rPr>
          <w:rFonts w:ascii="Arial" w:hAnsi="Arial" w:hint="eastAsia"/>
          <w:spacing w:val="6"/>
        </w:rPr>
        <w:t>系统引入一种新的区块链架构，探寻安全，性能与成本三者之间的平衡，解决日益丰富的应用对区块链技术和稳定可扩展的运行环境的需求，降低整体交易成本，满足商业环境中多变的交易需求，以创新的激励机制保证整个系统稳定公平的运行。</w:t>
      </w:r>
      <w:r w:rsidRPr="007A5679">
        <w:rPr>
          <w:rFonts w:ascii="Arial" w:hAnsi="Arial" w:cs="Arial"/>
          <w:spacing w:val="6"/>
        </w:rPr>
        <w:t>QOS</w:t>
      </w:r>
      <w:r w:rsidRPr="007A5679">
        <w:rPr>
          <w:rFonts w:ascii="Arial" w:hAnsi="Arial" w:hint="eastAsia"/>
          <w:spacing w:val="6"/>
        </w:rPr>
        <w:t>系统配套实现</w:t>
      </w:r>
      <w:r w:rsidRPr="007A5679">
        <w:rPr>
          <w:rFonts w:ascii="Arial" w:hAnsi="Arial" w:cs="Arial"/>
          <w:spacing w:val="6"/>
        </w:rPr>
        <w:t>Service mesh</w:t>
      </w:r>
      <w:r w:rsidRPr="007A5679">
        <w:rPr>
          <w:rFonts w:ascii="Arial" w:hAnsi="Arial" w:hint="eastAsia"/>
          <w:spacing w:val="6"/>
        </w:rPr>
        <w:t>架构，使开发者天然以</w:t>
      </w:r>
      <w:r w:rsidRPr="007A5679">
        <w:rPr>
          <w:rFonts w:ascii="Arial" w:hAnsi="Arial"/>
          <w:spacing w:val="6"/>
        </w:rPr>
        <w:t>c</w:t>
      </w:r>
      <w:r w:rsidRPr="007A5679">
        <w:rPr>
          <w:rFonts w:ascii="Arial" w:hAnsi="Arial" w:cs="Arial"/>
          <w:spacing w:val="6"/>
        </w:rPr>
        <w:t>loud native</w:t>
      </w:r>
      <w:r w:rsidRPr="007A5679">
        <w:rPr>
          <w:rFonts w:ascii="Arial" w:hAnsi="Arial" w:hint="eastAsia"/>
          <w:spacing w:val="6"/>
        </w:rPr>
        <w:t>的方式工作，方便开发者专注于业务</w:t>
      </w:r>
      <w:r w:rsidR="00062A0D" w:rsidRPr="007A5679">
        <w:rPr>
          <w:rFonts w:ascii="Arial" w:hAnsi="Arial" w:hint="eastAsia"/>
          <w:spacing w:val="6"/>
        </w:rPr>
        <w:t>实现</w:t>
      </w:r>
      <w:r w:rsidRPr="007A5679">
        <w:rPr>
          <w:rFonts w:ascii="Arial" w:hAnsi="Arial" w:hint="eastAsia"/>
          <w:spacing w:val="6"/>
        </w:rPr>
        <w:t>本身</w:t>
      </w:r>
      <w:r w:rsidRPr="007A5679">
        <w:rPr>
          <w:rFonts w:ascii="Arial" w:hAnsi="Arial" w:hint="eastAsia"/>
          <w:color w:val="000000" w:themeColor="text1"/>
          <w:spacing w:val="6"/>
          <w:sz w:val="28"/>
          <w:szCs w:val="30"/>
        </w:rPr>
        <w:t>。</w:t>
      </w:r>
    </w:p>
    <w:p w14:paraId="6F329A8B" w14:textId="77777777" w:rsidR="00D167E7" w:rsidRPr="007A5679" w:rsidRDefault="00D167E7" w:rsidP="00272AF3">
      <w:pPr>
        <w:spacing w:line="560" w:lineRule="exact"/>
        <w:ind w:firstLine="504"/>
        <w:jc w:val="both"/>
        <w:rPr>
          <w:rFonts w:ascii="Arial" w:hAnsi="Arial"/>
          <w:spacing w:val="6"/>
        </w:rPr>
      </w:pPr>
    </w:p>
    <w:p w14:paraId="6E216458" w14:textId="4557CE8B" w:rsidR="00660485" w:rsidRPr="007A5679" w:rsidRDefault="00D167E7" w:rsidP="00272AF3">
      <w:pPr>
        <w:pStyle w:val="3"/>
        <w:spacing w:line="300" w:lineRule="auto"/>
        <w:ind w:firstLineChars="0" w:firstLine="0"/>
        <w:jc w:val="both"/>
        <w:rPr>
          <w:rFonts w:ascii="Arial" w:eastAsia="微软雅黑" w:hAnsi="Arial"/>
          <w:spacing w:val="6"/>
        </w:rPr>
      </w:pPr>
      <w:bookmarkStart w:id="15" w:name="_Toc519696386"/>
      <w:r w:rsidRPr="007A5679">
        <w:rPr>
          <w:rFonts w:ascii="Arial" w:eastAsia="微软雅黑" w:hAnsi="Arial" w:cs="Arial"/>
          <w:spacing w:val="6"/>
        </w:rPr>
        <w:t>2.1</w:t>
      </w:r>
      <w:r w:rsidR="00C123E4" w:rsidRPr="007A5679">
        <w:rPr>
          <w:rFonts w:ascii="Arial" w:eastAsia="微软雅黑" w:hAnsi="Arial" w:cs="Times New Roman"/>
          <w:spacing w:val="6"/>
        </w:rPr>
        <w:t xml:space="preserve">  </w:t>
      </w:r>
      <w:r w:rsidR="00660485" w:rsidRPr="007A5679">
        <w:rPr>
          <w:rFonts w:ascii="Arial" w:eastAsia="微软雅黑" w:hAnsi="Arial" w:cs="Arial"/>
          <w:bCs w:val="0"/>
          <w:spacing w:val="6"/>
        </w:rPr>
        <w:t>QOS</w:t>
      </w:r>
      <w:r w:rsidR="00660485" w:rsidRPr="007A5679">
        <w:rPr>
          <w:rFonts w:ascii="Arial" w:eastAsia="微软雅黑" w:hAnsi="Arial" w:hint="eastAsia"/>
          <w:bCs w:val="0"/>
          <w:spacing w:val="6"/>
        </w:rPr>
        <w:t>双层链架构</w:t>
      </w:r>
      <w:bookmarkEnd w:id="15"/>
    </w:p>
    <w:p w14:paraId="12136DEC" w14:textId="77777777" w:rsidR="00660485" w:rsidRPr="007A5679" w:rsidRDefault="00660485" w:rsidP="00272AF3">
      <w:pPr>
        <w:spacing w:line="560" w:lineRule="exact"/>
        <w:ind w:firstLine="504"/>
        <w:jc w:val="both"/>
        <w:rPr>
          <w:rFonts w:ascii="Arial" w:hAnsi="Arial"/>
          <w:spacing w:val="6"/>
        </w:rPr>
      </w:pPr>
      <w:r w:rsidRPr="007A5679">
        <w:rPr>
          <w:rFonts w:ascii="Arial" w:hAnsi="Arial" w:hint="eastAsia"/>
          <w:spacing w:val="6"/>
        </w:rPr>
        <w:t>现有区块链技术在单链架构下存在性能、容量、隔离性、扩展上的瓶颈。区块链数据存储采用链式存储导致无法水平扩展，而共识机制同步模型导致无法高效处理交易，另外一些业务需要数据高度隔离也与单链架构冲突。</w:t>
      </w:r>
    </w:p>
    <w:p w14:paraId="45D5FB2C" w14:textId="77777777" w:rsidR="001B313D" w:rsidRPr="007A5679" w:rsidRDefault="00660485" w:rsidP="00272AF3">
      <w:pPr>
        <w:spacing w:line="560" w:lineRule="exact"/>
        <w:ind w:firstLine="504"/>
        <w:jc w:val="both"/>
        <w:rPr>
          <w:rFonts w:ascii="Arial" w:hAnsi="Arial"/>
          <w:spacing w:val="6"/>
        </w:rPr>
      </w:pPr>
      <w:r w:rsidRPr="007A5679">
        <w:rPr>
          <w:rFonts w:ascii="Arial" w:hAnsi="Arial" w:hint="eastAsia"/>
          <w:spacing w:val="6"/>
        </w:rPr>
        <w:t>采用多链方式来满足可扩展性和隔离性，每个区块链维护了自己独立的价值体系。但是不同价值体系也有价值交换需求，这就需要区块链间的互操作性。</w:t>
      </w:r>
    </w:p>
    <w:p w14:paraId="78E4B5A2" w14:textId="5CA658C2" w:rsidR="00660485" w:rsidRPr="007A5679" w:rsidRDefault="00660485" w:rsidP="00272AF3">
      <w:pPr>
        <w:spacing w:line="560" w:lineRule="exact"/>
        <w:ind w:firstLine="504"/>
        <w:jc w:val="both"/>
        <w:rPr>
          <w:rFonts w:ascii="Arial" w:hAnsi="Arial"/>
          <w:spacing w:val="6"/>
        </w:rPr>
      </w:pPr>
      <w:r w:rsidRPr="007A5679">
        <w:rPr>
          <w:rFonts w:ascii="Arial" w:hAnsi="Arial" w:hint="eastAsia"/>
          <w:spacing w:val="6"/>
        </w:rPr>
        <w:t>我们提出一种</w:t>
      </w:r>
      <w:r w:rsidR="002329F7" w:rsidRPr="007A5679">
        <w:rPr>
          <w:rFonts w:ascii="Arial" w:hAnsi="Arial" w:hint="eastAsia"/>
          <w:spacing w:val="6"/>
        </w:rPr>
        <w:t>架构</w:t>
      </w:r>
      <w:r w:rsidRPr="007A5679">
        <w:rPr>
          <w:rFonts w:ascii="Arial" w:hAnsi="Arial"/>
          <w:spacing w:val="6"/>
        </w:rPr>
        <w:t>(QOS Chain)</w:t>
      </w:r>
      <w:r w:rsidRPr="007A5679">
        <w:rPr>
          <w:rFonts w:ascii="Arial" w:hAnsi="Arial" w:hint="eastAsia"/>
          <w:spacing w:val="6"/>
        </w:rPr>
        <w:t>，通过双层的区块链体系和</w:t>
      </w:r>
      <w:r w:rsidR="002329F7" w:rsidRPr="007A5679">
        <w:rPr>
          <w:rFonts w:ascii="Arial" w:hAnsi="Arial" w:hint="eastAsia"/>
          <w:spacing w:val="6"/>
        </w:rPr>
        <w:t>相关</w:t>
      </w:r>
      <w:r w:rsidRPr="007A5679">
        <w:rPr>
          <w:rFonts w:ascii="Arial" w:hAnsi="Arial" w:hint="eastAsia"/>
          <w:spacing w:val="6"/>
        </w:rPr>
        <w:t>协议、底层接口设计，能够实用性地支持商业级别的可伸缩性和隐私</w:t>
      </w:r>
      <w:r w:rsidR="002329F7" w:rsidRPr="007A5679">
        <w:rPr>
          <w:rFonts w:ascii="Arial" w:hAnsi="Arial" w:hint="eastAsia"/>
          <w:spacing w:val="6"/>
        </w:rPr>
        <w:t>保护</w:t>
      </w:r>
      <w:del w:id="16" w:author="Windows 用户" w:date="2018-07-19T09:49:00Z">
        <w:r w:rsidR="00D97FCD" w:rsidRPr="007A5679" w:rsidDel="00227FAC">
          <w:rPr>
            <w:rFonts w:ascii="Arial" w:hAnsi="Arial" w:hint="eastAsia"/>
            <w:spacing w:val="6"/>
          </w:rPr>
          <w:delText>可</w:delText>
        </w:r>
      </w:del>
      <w:r w:rsidRPr="007A5679">
        <w:rPr>
          <w:rFonts w:ascii="Arial" w:hAnsi="Arial" w:hint="eastAsia"/>
          <w:spacing w:val="6"/>
        </w:rPr>
        <w:t>。</w:t>
      </w:r>
    </w:p>
    <w:p w14:paraId="4C0F8301" w14:textId="77777777" w:rsidR="001B313D" w:rsidRPr="007A5679" w:rsidRDefault="001B313D" w:rsidP="00272AF3">
      <w:pPr>
        <w:spacing w:line="560" w:lineRule="exact"/>
        <w:ind w:firstLine="504"/>
        <w:jc w:val="both"/>
        <w:rPr>
          <w:rFonts w:ascii="Arial" w:hAnsi="Arial"/>
          <w:spacing w:val="6"/>
        </w:rPr>
      </w:pPr>
    </w:p>
    <w:p w14:paraId="7918F804" w14:textId="0F4FA702" w:rsidR="00660485" w:rsidRPr="007A5679" w:rsidRDefault="0086696B" w:rsidP="00272AF3">
      <w:pPr>
        <w:pStyle w:val="4"/>
        <w:spacing w:line="560" w:lineRule="exact"/>
        <w:ind w:firstLine="364"/>
        <w:jc w:val="both"/>
        <w:rPr>
          <w:rFonts w:ascii="Arial" w:hAnsi="Arial"/>
          <w:b/>
          <w:bCs/>
          <w:spacing w:val="6"/>
        </w:rPr>
      </w:pPr>
      <w:r w:rsidRPr="007A5679">
        <w:rPr>
          <w:rFonts w:ascii="Arial" w:hAnsi="Arial" w:cs="Arial"/>
          <w:b/>
          <w:spacing w:val="6"/>
        </w:rPr>
        <w:t>2.1.1</w:t>
      </w:r>
      <w:r w:rsidRPr="007A5679">
        <w:rPr>
          <w:rFonts w:ascii="Arial" w:hAnsi="Arial"/>
          <w:b/>
          <w:spacing w:val="6"/>
        </w:rPr>
        <w:t xml:space="preserve">  </w:t>
      </w:r>
      <w:r w:rsidR="00660485" w:rsidRPr="007A5679">
        <w:rPr>
          <w:rFonts w:ascii="Arial" w:hAnsi="Arial" w:hint="eastAsia"/>
          <w:b/>
          <w:bCs/>
          <w:spacing w:val="6"/>
        </w:rPr>
        <w:t>概述</w:t>
      </w:r>
    </w:p>
    <w:p w14:paraId="4DEFAE82" w14:textId="71C9B522" w:rsidR="00660485" w:rsidRPr="007A5679" w:rsidRDefault="00660485" w:rsidP="00272AF3">
      <w:pPr>
        <w:pStyle w:val="a3"/>
        <w:spacing w:line="560" w:lineRule="exact"/>
        <w:ind w:firstLine="504"/>
        <w:jc w:val="both"/>
        <w:rPr>
          <w:rFonts w:ascii="Arial" w:hAnsi="Arial"/>
          <w:spacing w:val="6"/>
        </w:rPr>
      </w:pPr>
      <w:r w:rsidRPr="007A5679">
        <w:rPr>
          <w:rFonts w:ascii="Arial" w:hAnsi="Arial" w:cs="Arial"/>
          <w:spacing w:val="6"/>
        </w:rPr>
        <w:t>QOS</w:t>
      </w:r>
      <w:r w:rsidRPr="007A5679">
        <w:rPr>
          <w:rFonts w:ascii="Arial" w:hAnsi="Arial" w:hint="eastAsia"/>
          <w:spacing w:val="6"/>
        </w:rPr>
        <w:t>是一个可伸缩</w:t>
      </w:r>
      <w:r w:rsidR="008F25DF" w:rsidRPr="007A5679">
        <w:rPr>
          <w:rFonts w:ascii="Arial" w:hAnsi="Arial" w:hint="eastAsia"/>
          <w:spacing w:val="6"/>
        </w:rPr>
        <w:t>双层链</w:t>
      </w:r>
      <w:r w:rsidRPr="007A5679">
        <w:rPr>
          <w:rFonts w:ascii="Arial" w:hAnsi="Arial" w:hint="eastAsia"/>
          <w:spacing w:val="6"/>
        </w:rPr>
        <w:t>系统，分为独立的业务链和解决</w:t>
      </w:r>
      <w:ins w:id="17" w:author="Windows 用户" w:date="2018-07-19T09:50:00Z">
        <w:r w:rsidR="00227FAC">
          <w:rPr>
            <w:rFonts w:ascii="Arial" w:hAnsi="Arial" w:hint="eastAsia"/>
            <w:spacing w:val="6"/>
          </w:rPr>
          <w:t>业务链</w:t>
        </w:r>
      </w:ins>
      <w:del w:id="18" w:author="Windows 用户" w:date="2018-07-19T09:50:00Z">
        <w:r w:rsidRPr="007A5679" w:rsidDel="00227FAC">
          <w:rPr>
            <w:rFonts w:ascii="Arial" w:hAnsi="Arial" w:hint="eastAsia"/>
            <w:spacing w:val="6"/>
          </w:rPr>
          <w:delText>业务联间</w:delText>
        </w:r>
      </w:del>
      <w:r w:rsidRPr="007A5679">
        <w:rPr>
          <w:rFonts w:ascii="Arial" w:hAnsi="Arial" w:hint="eastAsia"/>
          <w:spacing w:val="6"/>
        </w:rPr>
        <w:t>互操作的</w:t>
      </w:r>
      <w:r w:rsidRPr="007A5679">
        <w:rPr>
          <w:rFonts w:ascii="Arial" w:hAnsi="Arial" w:cs="Arial"/>
          <w:spacing w:val="6"/>
        </w:rPr>
        <w:t>QOS</w:t>
      </w:r>
      <w:r w:rsidRPr="007A5679">
        <w:rPr>
          <w:rFonts w:ascii="Arial" w:hAnsi="Arial" w:hint="eastAsia"/>
          <w:spacing w:val="6"/>
        </w:rPr>
        <w:t>基础链。</w:t>
      </w:r>
    </w:p>
    <w:p w14:paraId="6259B036" w14:textId="77777777" w:rsidR="002F1B60" w:rsidRPr="007A5679" w:rsidRDefault="002F1B60" w:rsidP="00272AF3">
      <w:pPr>
        <w:pStyle w:val="a3"/>
        <w:spacing w:line="560" w:lineRule="exact"/>
        <w:ind w:firstLine="504"/>
        <w:jc w:val="both"/>
        <w:rPr>
          <w:rFonts w:ascii="Arial" w:hAnsi="Arial"/>
          <w:spacing w:val="6"/>
        </w:rPr>
        <w:sectPr w:rsidR="002F1B60" w:rsidRPr="007A5679">
          <w:headerReference w:type="default" r:id="rId21"/>
          <w:footerReference w:type="default" r:id="rId22"/>
          <w:pgSz w:w="11906" w:h="16838"/>
          <w:pgMar w:top="1440" w:right="1800" w:bottom="1440" w:left="1800" w:header="851" w:footer="992" w:gutter="0"/>
          <w:cols w:space="425"/>
          <w:docGrid w:type="lines" w:linePitch="312"/>
        </w:sectPr>
      </w:pPr>
    </w:p>
    <w:p w14:paraId="72C0ACD0" w14:textId="148D0C19" w:rsidR="009D31F9" w:rsidRPr="007A5679" w:rsidRDefault="00CB3B15" w:rsidP="00272AF3">
      <w:pPr>
        <w:pStyle w:val="a3"/>
        <w:spacing w:line="560" w:lineRule="exact"/>
        <w:ind w:firstLine="640"/>
        <w:jc w:val="both"/>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696128" behindDoc="0" locked="0" layoutInCell="1" allowOverlap="1" wp14:anchorId="69A2E5A2" wp14:editId="6F5D4DBE">
                <wp:simplePos x="0" y="0"/>
                <wp:positionH relativeFrom="page">
                  <wp:posOffset>7388225</wp:posOffset>
                </wp:positionH>
                <wp:positionV relativeFrom="paragraph">
                  <wp:posOffset>-353060</wp:posOffset>
                </wp:positionV>
                <wp:extent cx="172800" cy="237600"/>
                <wp:effectExtent l="0" t="0" r="0" b="0"/>
                <wp:wrapNone/>
                <wp:docPr id="208" name="矩形 208"/>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0283C67" id="矩形 208" o:spid="_x0000_s1026" style="position:absolute;left:0;text-align:left;margin-left:581.75pt;margin-top:-27.8pt;width:13.6pt;height:18.7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A/3WQgnwIAAIUFAAAOAAAAAAAAAAAAAAAAAC4CAABk&#10;cnMvZTJvRG9jLnhtbFBLAQItABQABgAIAAAAIQBwrQ3t3wAAAA0BAAAPAAAAAAAAAAAAAAAAAPkE&#10;AABkcnMvZG93bnJldi54bWxQSwUGAAAAAAQABADzAAAABQYAAAAA&#10;" fillcolor="red" stroked="f" strokeweight="2pt">
                <w10:wrap anchorx="page"/>
              </v:rect>
            </w:pict>
          </mc:Fallback>
        </mc:AlternateContent>
      </w:r>
      <w:r w:rsidR="009D31F9" w:rsidRPr="007A5679">
        <w:rPr>
          <w:rFonts w:ascii="Arial" w:hAnsi="Arial"/>
          <w:spacing w:val="6"/>
        </w:rPr>
        <w:t>QOS</w:t>
      </w:r>
      <w:r w:rsidR="009D31F9" w:rsidRPr="007A5679">
        <w:rPr>
          <w:rFonts w:ascii="Arial" w:hAnsi="Arial" w:hint="eastAsia"/>
          <w:spacing w:val="6"/>
        </w:rPr>
        <w:t>基础链提供全网的身份体系、共识算法体系、智能合约体系、基础代币与业务代币发行和运营体系、文件系统体系等服务。</w:t>
      </w:r>
    </w:p>
    <w:p w14:paraId="7F069135" w14:textId="33BA7E53" w:rsidR="00660485" w:rsidRPr="007A5679" w:rsidRDefault="00660485" w:rsidP="00272AF3">
      <w:pPr>
        <w:pStyle w:val="a3"/>
        <w:spacing w:line="560" w:lineRule="exact"/>
        <w:ind w:firstLine="504"/>
        <w:jc w:val="both"/>
        <w:rPr>
          <w:rFonts w:ascii="Arial" w:hAnsi="Arial"/>
          <w:spacing w:val="6"/>
        </w:rPr>
      </w:pPr>
      <w:r w:rsidRPr="007A5679">
        <w:rPr>
          <w:rFonts w:ascii="Arial" w:hAnsi="Arial" w:hint="eastAsia"/>
          <w:spacing w:val="6"/>
        </w:rPr>
        <w:t>业务链可以采用联盟链</w:t>
      </w:r>
      <w:r w:rsidR="00EC56DA" w:rsidRPr="007A5679">
        <w:rPr>
          <w:rFonts w:ascii="Arial" w:hAnsi="Arial" w:hint="eastAsia"/>
          <w:spacing w:val="6"/>
        </w:rPr>
        <w:t>或私有链</w:t>
      </w:r>
      <w:r w:rsidRPr="007A5679">
        <w:rPr>
          <w:rFonts w:ascii="Arial" w:hAnsi="Arial" w:hint="eastAsia"/>
          <w:spacing w:val="6"/>
        </w:rPr>
        <w:t>方式通过实用拜占庭容错共识算法来运行，每个业务</w:t>
      </w:r>
      <w:r w:rsidR="00EC56DA" w:rsidRPr="007A5679">
        <w:rPr>
          <w:rFonts w:ascii="Arial" w:hAnsi="Arial" w:hint="eastAsia"/>
          <w:spacing w:val="6"/>
        </w:rPr>
        <w:t>链</w:t>
      </w:r>
      <w:r w:rsidRPr="007A5679">
        <w:rPr>
          <w:rFonts w:ascii="Arial" w:hAnsi="Arial" w:hint="eastAsia"/>
          <w:spacing w:val="6"/>
        </w:rPr>
        <w:t>可以在自己的</w:t>
      </w:r>
      <w:r w:rsidR="009D31F9" w:rsidRPr="007A5679">
        <w:rPr>
          <w:rFonts w:ascii="Arial" w:hAnsi="Arial" w:hint="eastAsia"/>
          <w:spacing w:val="6"/>
        </w:rPr>
        <w:t>账本</w:t>
      </w:r>
      <w:r w:rsidRPr="007A5679">
        <w:rPr>
          <w:rFonts w:ascii="Arial" w:hAnsi="Arial" w:hint="eastAsia"/>
          <w:spacing w:val="6"/>
        </w:rPr>
        <w:t>中记录各自的代币</w:t>
      </w:r>
      <w:r w:rsidR="00EC56DA" w:rsidRPr="007A5679">
        <w:rPr>
          <w:rFonts w:ascii="Arial" w:hAnsi="Arial" w:hint="eastAsia"/>
          <w:spacing w:val="6"/>
        </w:rPr>
        <w:t>状态</w:t>
      </w:r>
      <w:r w:rsidRPr="007A5679">
        <w:rPr>
          <w:rFonts w:ascii="Arial" w:hAnsi="Arial" w:hint="eastAsia"/>
          <w:spacing w:val="6"/>
        </w:rPr>
        <w:t>。</w:t>
      </w:r>
    </w:p>
    <w:p w14:paraId="1168F7AB" w14:textId="5D4C8DE1" w:rsidR="00CF78B5" w:rsidRPr="00795581" w:rsidRDefault="00660485" w:rsidP="009D31F9">
      <w:pPr>
        <w:pStyle w:val="a3"/>
        <w:spacing w:line="560" w:lineRule="exact"/>
        <w:ind w:firstLine="504"/>
        <w:jc w:val="both"/>
        <w:rPr>
          <w:rFonts w:ascii="Arial" w:hAnsi="Arial"/>
          <w:spacing w:val="6"/>
        </w:rPr>
      </w:pPr>
      <w:r w:rsidRPr="007A5679">
        <w:rPr>
          <w:rFonts w:ascii="Arial" w:hAnsi="Arial" w:cs="Arial"/>
          <w:spacing w:val="6"/>
        </w:rPr>
        <w:t>QOS</w:t>
      </w:r>
      <w:r w:rsidRPr="007A5679">
        <w:rPr>
          <w:rFonts w:ascii="Arial" w:hAnsi="Arial" w:hint="eastAsia"/>
          <w:spacing w:val="6"/>
        </w:rPr>
        <w:t>基础链通过中继</w:t>
      </w:r>
      <w:r w:rsidR="009D31F9" w:rsidRPr="007A5679">
        <w:rPr>
          <w:rFonts w:ascii="Arial" w:hAnsi="Arial" w:hint="eastAsia"/>
          <w:spacing w:val="6"/>
        </w:rPr>
        <w:t>协议</w:t>
      </w:r>
      <w:r w:rsidRPr="007A5679">
        <w:rPr>
          <w:rFonts w:ascii="Arial" w:hAnsi="Arial" w:hint="eastAsia"/>
          <w:spacing w:val="6"/>
        </w:rPr>
        <w:t>方式支持各业务链交互，</w:t>
      </w:r>
      <w:r w:rsidR="009D31F9" w:rsidRPr="007A5679">
        <w:rPr>
          <w:rFonts w:ascii="Arial" w:hAnsi="Arial" w:hint="eastAsia"/>
          <w:spacing w:val="6"/>
        </w:rPr>
        <w:t>以便</w:t>
      </w:r>
      <w:r w:rsidRPr="007A5679">
        <w:rPr>
          <w:rFonts w:ascii="Arial" w:hAnsi="Arial" w:hint="eastAsia"/>
          <w:spacing w:val="6"/>
        </w:rPr>
        <w:t>各业务链间安全快速的进行价值交换。</w:t>
      </w:r>
      <w:r w:rsidR="00CF78B5" w:rsidRPr="00795581">
        <w:rPr>
          <w:rFonts w:ascii="Arial" w:hAnsi="Arial"/>
          <w:spacing w:val="6"/>
        </w:rPr>
        <w:t xml:space="preserve">QCP </w:t>
      </w:r>
      <w:r w:rsidR="0044218B" w:rsidRPr="00795581">
        <w:rPr>
          <w:rFonts w:ascii="Arial" w:hAnsi="Arial" w:hint="eastAsia"/>
          <w:spacing w:val="6"/>
        </w:rPr>
        <w:t>（</w:t>
      </w:r>
      <w:r w:rsidR="0044218B" w:rsidRPr="00795581">
        <w:rPr>
          <w:rFonts w:ascii="Arial" w:hAnsi="Arial"/>
          <w:spacing w:val="6"/>
        </w:rPr>
        <w:t>QOS Constellation Protocol</w:t>
      </w:r>
      <w:r w:rsidR="0044218B" w:rsidRPr="00795581">
        <w:rPr>
          <w:rFonts w:ascii="Arial" w:hAnsi="Arial" w:hint="eastAsia"/>
          <w:spacing w:val="6"/>
        </w:rPr>
        <w:t>）</w:t>
      </w:r>
      <w:r w:rsidR="00CF78B5" w:rsidRPr="00795581">
        <w:rPr>
          <w:rFonts w:ascii="Arial" w:hAnsi="Arial" w:hint="eastAsia"/>
          <w:spacing w:val="6"/>
        </w:rPr>
        <w:t>是</w:t>
      </w:r>
      <w:r w:rsidR="00CF78B5" w:rsidRPr="00795581">
        <w:rPr>
          <w:rFonts w:ascii="Arial" w:hAnsi="Arial"/>
          <w:spacing w:val="6"/>
        </w:rPr>
        <w:t>QOS</w:t>
      </w:r>
      <w:r w:rsidR="00CF78B5" w:rsidRPr="00795581">
        <w:rPr>
          <w:rFonts w:ascii="Arial" w:hAnsi="Arial" w:hint="eastAsia"/>
          <w:spacing w:val="6"/>
        </w:rPr>
        <w:t>的跨链协议</w:t>
      </w:r>
      <w:del w:id="19" w:author="周海京" w:date="2018-07-18T17:10:00Z">
        <w:r w:rsidR="00BD53B5" w:rsidRPr="00795581" w:rsidDel="004E5976">
          <w:rPr>
            <w:rFonts w:ascii="Arial" w:hAnsi="Arial" w:hint="eastAsia"/>
            <w:spacing w:val="6"/>
          </w:rPr>
          <w:delText>-</w:delText>
        </w:r>
      </w:del>
      <w:ins w:id="20" w:author="周海京" w:date="2018-07-18T17:10:00Z">
        <w:r w:rsidR="004E5976">
          <w:rPr>
            <w:rFonts w:ascii="Arial" w:hAnsi="Arial" w:hint="eastAsia"/>
            <w:spacing w:val="6"/>
          </w:rPr>
          <w:t>——</w:t>
        </w:r>
      </w:ins>
      <w:r w:rsidR="00BD53B5" w:rsidRPr="00795581">
        <w:rPr>
          <w:rFonts w:ascii="Arial" w:hAnsi="Arial"/>
          <w:spacing w:val="6"/>
        </w:rPr>
        <w:t>QOS</w:t>
      </w:r>
      <w:r w:rsidR="00BD53B5" w:rsidRPr="00795581">
        <w:rPr>
          <w:rFonts w:ascii="Arial" w:hAnsi="Arial" w:hint="eastAsia"/>
          <w:spacing w:val="6"/>
        </w:rPr>
        <w:t>星座协议</w:t>
      </w:r>
      <w:r w:rsidR="00CF78B5" w:rsidRPr="00795581">
        <w:rPr>
          <w:rFonts w:ascii="Arial" w:hAnsi="Arial" w:hint="eastAsia"/>
          <w:spacing w:val="6"/>
        </w:rPr>
        <w:t>，</w:t>
      </w:r>
      <w:ins w:id="21" w:author="周海京" w:date="2018-07-18T17:11:00Z">
        <w:r w:rsidR="004E5976">
          <w:rPr>
            <w:rFonts w:ascii="Arial" w:hAnsi="Arial" w:hint="eastAsia"/>
            <w:spacing w:val="6"/>
          </w:rPr>
          <w:t>协议</w:t>
        </w:r>
      </w:ins>
      <w:r w:rsidR="00CF78B5" w:rsidRPr="00795581">
        <w:rPr>
          <w:rFonts w:ascii="Arial" w:hAnsi="Arial" w:hint="eastAsia"/>
          <w:spacing w:val="6"/>
        </w:rPr>
        <w:t>基于队列机制和梅克尔树证明（</w:t>
      </w:r>
      <w:r w:rsidR="00CF78B5" w:rsidRPr="00795581">
        <w:rPr>
          <w:rFonts w:ascii="Arial" w:hAnsi="Arial" w:cs="Arial"/>
          <w:spacing w:val="6"/>
        </w:rPr>
        <w:t>Merkle Proof</w:t>
      </w:r>
      <w:r w:rsidR="00CF78B5" w:rsidRPr="00795581">
        <w:rPr>
          <w:rFonts w:ascii="Arial" w:hAnsi="Arial" w:hint="eastAsia"/>
          <w:spacing w:val="6"/>
        </w:rPr>
        <w:t>）实现。</w:t>
      </w:r>
    </w:p>
    <w:p w14:paraId="3731ED4A" w14:textId="665AEE63" w:rsidR="00CF78B5" w:rsidRPr="007A5679" w:rsidRDefault="009D31F9" w:rsidP="00272AF3">
      <w:pPr>
        <w:pStyle w:val="a3"/>
        <w:spacing w:line="560" w:lineRule="exact"/>
        <w:ind w:firstLine="504"/>
        <w:jc w:val="both"/>
        <w:rPr>
          <w:rFonts w:ascii="Arial" w:hAnsi="Arial"/>
          <w:spacing w:val="6"/>
        </w:rPr>
      </w:pPr>
      <w:r w:rsidRPr="00795581">
        <w:rPr>
          <w:rFonts w:ascii="Arial" w:hAnsi="Arial"/>
          <w:spacing w:val="6"/>
        </w:rPr>
        <w:t>QSC</w:t>
      </w:r>
      <w:ins w:id="22" w:author="周海京" w:date="2018-07-18T17:11:00Z">
        <w:r w:rsidR="000140BD">
          <w:rPr>
            <w:rFonts w:ascii="Arial" w:hAnsi="Arial" w:hint="eastAsia"/>
            <w:spacing w:val="6"/>
          </w:rPr>
          <w:t>协议</w:t>
        </w:r>
      </w:ins>
      <w:r w:rsidRPr="00795581">
        <w:rPr>
          <w:rFonts w:ascii="Arial" w:hAnsi="Arial"/>
          <w:spacing w:val="6"/>
        </w:rPr>
        <w:t>是符合</w:t>
      </w:r>
      <w:r w:rsidRPr="00795581">
        <w:rPr>
          <w:rFonts w:ascii="Arial" w:hAnsi="Arial"/>
          <w:spacing w:val="6"/>
        </w:rPr>
        <w:t>QOS</w:t>
      </w:r>
      <w:r w:rsidRPr="00795581">
        <w:rPr>
          <w:rFonts w:ascii="Arial" w:hAnsi="Arial"/>
          <w:spacing w:val="6"/>
        </w:rPr>
        <w:t>公链标准的，基于智能合约的代币发行与运营协议。</w:t>
      </w:r>
      <w:r w:rsidR="00CF78B5" w:rsidRPr="00795581">
        <w:rPr>
          <w:rFonts w:ascii="Arial" w:hAnsi="Arial" w:hint="eastAsia"/>
          <w:spacing w:val="6"/>
        </w:rPr>
        <w:t>开发者基于</w:t>
      </w:r>
      <w:r w:rsidR="00CF78B5" w:rsidRPr="00795581">
        <w:rPr>
          <w:rFonts w:ascii="Arial" w:hAnsi="Arial"/>
          <w:spacing w:val="6"/>
        </w:rPr>
        <w:t>QSC</w:t>
      </w:r>
      <w:r w:rsidRPr="00795581">
        <w:rPr>
          <w:rFonts w:ascii="Arial" w:hAnsi="Arial" w:hint="eastAsia"/>
          <w:spacing w:val="6"/>
        </w:rPr>
        <w:t>协议</w:t>
      </w:r>
      <w:r w:rsidR="00CF78B5" w:rsidRPr="00795581">
        <w:rPr>
          <w:rFonts w:ascii="Arial" w:hAnsi="Arial" w:hint="eastAsia"/>
          <w:spacing w:val="6"/>
        </w:rPr>
        <w:t>可以在</w:t>
      </w:r>
      <w:r w:rsidR="00CF78B5" w:rsidRPr="00795581">
        <w:rPr>
          <w:rFonts w:ascii="Arial" w:hAnsi="Arial"/>
          <w:spacing w:val="6"/>
        </w:rPr>
        <w:t>QOS</w:t>
      </w:r>
      <w:r w:rsidR="00CF78B5" w:rsidRPr="00795581">
        <w:rPr>
          <w:rFonts w:ascii="Arial" w:hAnsi="Arial" w:hint="eastAsia"/>
          <w:spacing w:val="6"/>
        </w:rPr>
        <w:t>上实现自己的自治组织，由于开发者遵循统一</w:t>
      </w:r>
      <w:r w:rsidR="00CF78B5" w:rsidRPr="00795581">
        <w:rPr>
          <w:rFonts w:ascii="Arial" w:hAnsi="Arial"/>
          <w:spacing w:val="6"/>
        </w:rPr>
        <w:t>QSC</w:t>
      </w:r>
      <w:r w:rsidR="00CF78B5" w:rsidRPr="00795581">
        <w:rPr>
          <w:rFonts w:ascii="Arial" w:hAnsi="Arial" w:hint="eastAsia"/>
          <w:spacing w:val="6"/>
        </w:rPr>
        <w:t>协议，因此能安全的实现价值互转。</w:t>
      </w:r>
    </w:p>
    <w:p w14:paraId="5931B227" w14:textId="77777777" w:rsidR="003E07CB" w:rsidRPr="007A5679" w:rsidRDefault="003E07CB" w:rsidP="004F2D44">
      <w:pPr>
        <w:pStyle w:val="a3"/>
        <w:spacing w:line="200" w:lineRule="exact"/>
        <w:ind w:firstLine="504"/>
        <w:jc w:val="both"/>
        <w:rPr>
          <w:rFonts w:ascii="Arial" w:hAnsi="Arial"/>
          <w:spacing w:val="6"/>
        </w:rPr>
      </w:pPr>
    </w:p>
    <w:p w14:paraId="4FE03541" w14:textId="101E3199" w:rsidR="00660485" w:rsidRPr="007A5679" w:rsidRDefault="00393099" w:rsidP="00614889">
      <w:pPr>
        <w:spacing w:line="300" w:lineRule="auto"/>
        <w:ind w:firstLineChars="0" w:firstLine="0"/>
        <w:jc w:val="center"/>
        <w:rPr>
          <w:rFonts w:ascii="Arial" w:hAnsi="Arial"/>
          <w:spacing w:val="6"/>
        </w:rPr>
      </w:pPr>
      <w:r w:rsidRPr="00154F48">
        <w:rPr>
          <w:rFonts w:ascii="Arial" w:hAnsi="Arial"/>
          <w:noProof/>
          <w:spacing w:val="6"/>
        </w:rPr>
        <w:drawing>
          <wp:inline distT="0" distB="0" distL="0" distR="0" wp14:anchorId="185BB598" wp14:editId="4D6087C0">
            <wp:extent cx="4512135" cy="23050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9561" cy="2319061"/>
                    </a:xfrm>
                    <a:prstGeom prst="rect">
                      <a:avLst/>
                    </a:prstGeom>
                    <a:noFill/>
                  </pic:spPr>
                </pic:pic>
              </a:graphicData>
            </a:graphic>
          </wp:inline>
        </w:drawing>
      </w:r>
    </w:p>
    <w:p w14:paraId="0943495B" w14:textId="0FC74217" w:rsidR="0062313A" w:rsidRPr="007A5679" w:rsidRDefault="0062313A" w:rsidP="00614889">
      <w:pPr>
        <w:pStyle w:val="a6"/>
        <w:ind w:firstLineChars="0" w:firstLine="0"/>
        <w:jc w:val="center"/>
        <w:rPr>
          <w:rFonts w:ascii="Arial" w:eastAsia="微软雅黑" w:hAnsi="Arial"/>
          <w:spacing w:val="6"/>
          <w:sz w:val="21"/>
          <w:szCs w:val="21"/>
        </w:rPr>
      </w:pPr>
      <w:r w:rsidRPr="007A5679">
        <w:rPr>
          <w:rFonts w:ascii="Arial" w:eastAsia="微软雅黑" w:hAnsi="Arial" w:hint="eastAsia"/>
          <w:spacing w:val="6"/>
          <w:sz w:val="21"/>
          <w:szCs w:val="21"/>
        </w:rPr>
        <w:t>图</w:t>
      </w:r>
      <w:r w:rsidRPr="007A5679">
        <w:rPr>
          <w:rFonts w:ascii="Arial" w:eastAsia="微软雅黑" w:hAnsi="Arial" w:cs="Arial"/>
          <w:spacing w:val="6"/>
          <w:sz w:val="21"/>
          <w:szCs w:val="21"/>
        </w:rPr>
        <w:t xml:space="preserve">2.1 </w:t>
      </w:r>
      <w:r w:rsidR="00C13B3D" w:rsidRPr="007A5679">
        <w:rPr>
          <w:rFonts w:ascii="Arial" w:eastAsia="微软雅黑" w:hAnsi="Arial" w:cs="Arial"/>
          <w:spacing w:val="6"/>
          <w:sz w:val="21"/>
          <w:szCs w:val="21"/>
        </w:rPr>
        <w:t>QOS</w:t>
      </w:r>
      <w:r w:rsidR="007A2BAB" w:rsidRPr="007A5679">
        <w:rPr>
          <w:rFonts w:ascii="Arial" w:eastAsia="微软雅黑" w:hAnsi="Arial" w:hint="eastAsia"/>
          <w:spacing w:val="6"/>
          <w:sz w:val="21"/>
          <w:szCs w:val="21"/>
        </w:rPr>
        <w:t>双层</w:t>
      </w:r>
      <w:r w:rsidR="00C13B3D" w:rsidRPr="007A5679">
        <w:rPr>
          <w:rFonts w:ascii="Arial" w:eastAsia="微软雅黑" w:hAnsi="Arial" w:hint="eastAsia"/>
          <w:spacing w:val="6"/>
          <w:sz w:val="21"/>
          <w:szCs w:val="21"/>
        </w:rPr>
        <w:t>链</w:t>
      </w:r>
      <w:r w:rsidR="007A2BAB" w:rsidRPr="007A5679">
        <w:rPr>
          <w:rFonts w:ascii="Arial" w:eastAsia="微软雅黑" w:hAnsi="Arial" w:hint="eastAsia"/>
          <w:spacing w:val="6"/>
          <w:sz w:val="21"/>
          <w:szCs w:val="21"/>
        </w:rPr>
        <w:t>架构</w:t>
      </w:r>
    </w:p>
    <w:p w14:paraId="2A5E933D" w14:textId="77777777" w:rsidR="0062313A" w:rsidRPr="007A5679" w:rsidRDefault="0062313A" w:rsidP="004F2D44">
      <w:pPr>
        <w:spacing w:line="560" w:lineRule="exact"/>
        <w:ind w:firstLineChars="0" w:firstLine="0"/>
        <w:jc w:val="both"/>
        <w:rPr>
          <w:rFonts w:ascii="Arial" w:hAnsi="Arial"/>
          <w:spacing w:val="6"/>
        </w:rPr>
      </w:pPr>
    </w:p>
    <w:p w14:paraId="6767EB8F" w14:textId="78DFB4CE" w:rsidR="00660485" w:rsidRPr="007A5679" w:rsidRDefault="0086696B" w:rsidP="004F2D44">
      <w:pPr>
        <w:pStyle w:val="4"/>
        <w:ind w:firstLine="364"/>
        <w:jc w:val="both"/>
        <w:rPr>
          <w:rFonts w:ascii="Arial" w:hAnsi="Arial"/>
          <w:b/>
          <w:spacing w:val="6"/>
        </w:rPr>
      </w:pPr>
      <w:r w:rsidRPr="007A5679">
        <w:rPr>
          <w:rFonts w:ascii="Arial" w:hAnsi="Arial" w:cs="Arial"/>
          <w:b/>
          <w:spacing w:val="6"/>
        </w:rPr>
        <w:t>2.2.2</w:t>
      </w:r>
      <w:r w:rsidRPr="007A5679">
        <w:rPr>
          <w:rFonts w:ascii="Arial" w:hAnsi="Arial"/>
          <w:b/>
          <w:spacing w:val="6"/>
        </w:rPr>
        <w:t xml:space="preserve">  </w:t>
      </w:r>
      <w:r w:rsidR="00660485" w:rsidRPr="007A5679">
        <w:rPr>
          <w:rFonts w:ascii="Arial" w:hAnsi="Arial" w:hint="eastAsia"/>
          <w:b/>
          <w:spacing w:val="6"/>
        </w:rPr>
        <w:t>双链架构</w:t>
      </w:r>
    </w:p>
    <w:p w14:paraId="18C4AAD6" w14:textId="77777777" w:rsidR="00660485" w:rsidRPr="007A5679" w:rsidRDefault="00660485" w:rsidP="004F2D44">
      <w:pPr>
        <w:spacing w:line="360" w:lineRule="auto"/>
        <w:ind w:firstLineChars="150" w:firstLine="378"/>
        <w:jc w:val="both"/>
        <w:rPr>
          <w:rFonts w:ascii="Arial" w:hAnsi="Arial"/>
          <w:b/>
          <w:spacing w:val="6"/>
        </w:rPr>
      </w:pPr>
      <w:r w:rsidRPr="007A5679">
        <w:rPr>
          <w:rFonts w:ascii="Arial" w:hAnsi="Arial" w:cs="Arial"/>
          <w:b/>
          <w:spacing w:val="6"/>
        </w:rPr>
        <w:t>1</w:t>
      </w:r>
      <w:r w:rsidRPr="007A5679">
        <w:rPr>
          <w:rFonts w:ascii="Arial" w:hAnsi="Arial" w:cs="Arial" w:hint="eastAsia"/>
          <w:b/>
          <w:spacing w:val="6"/>
        </w:rPr>
        <w:t>、</w:t>
      </w:r>
      <w:r w:rsidRPr="007A5679">
        <w:rPr>
          <w:rFonts w:ascii="Arial" w:hAnsi="Arial" w:hint="eastAsia"/>
          <w:b/>
          <w:spacing w:val="6"/>
        </w:rPr>
        <w:t>设计详述</w:t>
      </w:r>
    </w:p>
    <w:p w14:paraId="4BDA9E12" w14:textId="40162072" w:rsidR="00660485" w:rsidDel="00DC4E83" w:rsidRDefault="00660485" w:rsidP="004F2D44">
      <w:pPr>
        <w:spacing w:line="560" w:lineRule="exact"/>
        <w:ind w:firstLineChars="0"/>
        <w:jc w:val="both"/>
        <w:rPr>
          <w:del w:id="23" w:author="Windows 用户" w:date="2018-07-18T17:24:00Z"/>
          <w:rFonts w:ascii="Arial" w:hAnsi="Arial"/>
          <w:spacing w:val="6"/>
        </w:rPr>
      </w:pPr>
      <w:r w:rsidRPr="007A5679">
        <w:rPr>
          <w:rFonts w:ascii="Arial" w:hAnsi="Arial" w:cs="Arial"/>
          <w:spacing w:val="6"/>
        </w:rPr>
        <w:t>QOS</w:t>
      </w:r>
      <w:r w:rsidRPr="007A5679">
        <w:rPr>
          <w:rFonts w:ascii="Arial" w:hAnsi="Arial" w:hint="eastAsia"/>
          <w:spacing w:val="6"/>
        </w:rPr>
        <w:t>目的是建立适用于</w:t>
      </w:r>
      <w:r w:rsidR="00CF78B5" w:rsidRPr="007A5679">
        <w:rPr>
          <w:rFonts w:ascii="Arial" w:hAnsi="Arial" w:hint="eastAsia"/>
          <w:spacing w:val="6"/>
        </w:rPr>
        <w:t>企业级</w:t>
      </w:r>
      <w:r w:rsidR="00822053" w:rsidRPr="007A5679">
        <w:rPr>
          <w:rFonts w:ascii="Arial" w:hAnsi="Arial" w:hint="eastAsia"/>
          <w:spacing w:val="6"/>
        </w:rPr>
        <w:t>应用</w:t>
      </w:r>
      <w:r w:rsidRPr="007A5679">
        <w:rPr>
          <w:rFonts w:ascii="Arial" w:hAnsi="Arial" w:hint="eastAsia"/>
          <w:spacing w:val="6"/>
        </w:rPr>
        <w:t>的区块链</w:t>
      </w:r>
      <w:r w:rsidR="00822053" w:rsidRPr="007A5679">
        <w:rPr>
          <w:rFonts w:ascii="Arial" w:hAnsi="Arial" w:hint="eastAsia"/>
          <w:spacing w:val="6"/>
        </w:rPr>
        <w:t>底层公链</w:t>
      </w:r>
      <w:r w:rsidRPr="007A5679">
        <w:rPr>
          <w:rFonts w:ascii="Arial" w:hAnsi="Arial" w:hint="eastAsia"/>
          <w:spacing w:val="6"/>
        </w:rPr>
        <w:t>，满足行业内各细分场景的独立性和交互性，所以我们不是设计区块链基础协议，而是专注于</w:t>
      </w:r>
      <w:r w:rsidR="00DC4E83" w:rsidRPr="00154F48">
        <w:rPr>
          <w:rFonts w:ascii="Arial" w:hAnsi="Arial"/>
          <w:noProof/>
          <w:spacing w:val="6"/>
          <w:sz w:val="32"/>
          <w:szCs w:val="32"/>
        </w:rPr>
        <w:lastRenderedPageBreak/>
        <mc:AlternateContent>
          <mc:Choice Requires="wps">
            <w:drawing>
              <wp:anchor distT="0" distB="0" distL="114300" distR="114300" simplePos="0" relativeHeight="251698176" behindDoc="0" locked="0" layoutInCell="1" allowOverlap="1" wp14:anchorId="76BF808A" wp14:editId="6E7DB620">
                <wp:simplePos x="0" y="0"/>
                <wp:positionH relativeFrom="page">
                  <wp:posOffset>7388225</wp:posOffset>
                </wp:positionH>
                <wp:positionV relativeFrom="paragraph">
                  <wp:posOffset>-353060</wp:posOffset>
                </wp:positionV>
                <wp:extent cx="172800" cy="237600"/>
                <wp:effectExtent l="0" t="0" r="0" b="0"/>
                <wp:wrapNone/>
                <wp:docPr id="209" name="矩形 209"/>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59001" id="矩形 209" o:spid="_x0000_s1026" style="position:absolute;left:0;text-align:left;margin-left:581.75pt;margin-top:-27.8pt;width:13.6pt;height:18.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A2kiDKeAgAAhQUAAA4AAAAAAAAAAAAAAAAALgIAAGRy&#10;cy9lMm9Eb2MueG1sUEsBAi0AFAAGAAgAAAAhAHCtDe3fAAAADQEAAA8AAAAAAAAAAAAAAAAA+AQA&#10;AGRycy9kb3ducmV2LnhtbFBLBQYAAAAABAAEAPMAAAAEBgAAAAA=&#10;" fillcolor="red" stroked="f" strokeweight="2pt">
                <w10:wrap anchorx="page"/>
              </v:rect>
            </w:pict>
          </mc:Fallback>
        </mc:AlternateContent>
      </w:r>
      <w:r w:rsidRPr="007A5679">
        <w:rPr>
          <w:rFonts w:ascii="Arial" w:hAnsi="Arial" w:hint="eastAsia"/>
          <w:spacing w:val="6"/>
        </w:rPr>
        <w:t>权益记录和转移的区块链网络。</w:t>
      </w:r>
    </w:p>
    <w:p w14:paraId="5BC918DD" w14:textId="77777777" w:rsidR="00DC4E83" w:rsidRPr="007A5679" w:rsidRDefault="00DC4E83" w:rsidP="004F2D44">
      <w:pPr>
        <w:pStyle w:val="a3"/>
        <w:spacing w:line="560" w:lineRule="exact"/>
        <w:ind w:firstLine="504"/>
        <w:jc w:val="both"/>
        <w:rPr>
          <w:ins w:id="24" w:author="Windows 用户" w:date="2018-07-18T17:24:00Z"/>
          <w:rFonts w:ascii="Arial" w:hAnsi="Arial"/>
          <w:spacing w:val="6"/>
        </w:rPr>
      </w:pPr>
    </w:p>
    <w:p w14:paraId="59147F95" w14:textId="18230252" w:rsidR="0098345F" w:rsidDel="00DC4E83" w:rsidRDefault="0098345F">
      <w:pPr>
        <w:pStyle w:val="a3"/>
        <w:spacing w:line="560" w:lineRule="exact"/>
        <w:ind w:firstLine="480"/>
        <w:jc w:val="both"/>
        <w:rPr>
          <w:del w:id="25" w:author="Windows 用户" w:date="2018-07-18T17:24:00Z"/>
        </w:rPr>
        <w:sectPr w:rsidR="0098345F" w:rsidDel="00DC4E83">
          <w:footerReference w:type="default" r:id="rId24"/>
          <w:pgSz w:w="11906" w:h="16838"/>
          <w:pgMar w:top="1440" w:right="1800" w:bottom="1440" w:left="1800" w:header="851" w:footer="992" w:gutter="0"/>
          <w:cols w:space="425"/>
          <w:docGrid w:type="lines" w:linePitch="312"/>
        </w:sectPr>
        <w:pPrChange w:id="26" w:author="Windows 用户" w:date="2018-07-18T17:24:00Z">
          <w:pPr>
            <w:spacing w:line="560" w:lineRule="exact"/>
            <w:ind w:firstLineChars="0"/>
            <w:jc w:val="both"/>
          </w:pPr>
        </w:pPrChange>
      </w:pPr>
    </w:p>
    <w:p w14:paraId="1CEEF993" w14:textId="25516ED8" w:rsidR="00660485" w:rsidRPr="007A5679" w:rsidRDefault="0086696B" w:rsidP="004F2D44">
      <w:pPr>
        <w:spacing w:line="560" w:lineRule="exact"/>
        <w:ind w:firstLineChars="0"/>
        <w:jc w:val="both"/>
        <w:rPr>
          <w:rFonts w:ascii="Arial" w:hAnsi="Arial"/>
          <w:spacing w:val="6"/>
        </w:rPr>
      </w:pPr>
      <w:r w:rsidRPr="007A5679">
        <w:rPr>
          <w:rFonts w:ascii="Arial" w:hAnsi="Arial"/>
          <w:spacing w:val="6"/>
        </w:rPr>
        <w:t xml:space="preserve">1.1 </w:t>
      </w:r>
      <w:r w:rsidR="00660485" w:rsidRPr="007A5679">
        <w:rPr>
          <w:rFonts w:ascii="Arial" w:hAnsi="Arial" w:hint="eastAsia"/>
          <w:spacing w:val="6"/>
        </w:rPr>
        <w:t>角色</w:t>
      </w:r>
    </w:p>
    <w:p w14:paraId="16E9387F" w14:textId="55AF9EF3" w:rsidR="00660485" w:rsidRPr="007A5679" w:rsidRDefault="00660485" w:rsidP="004F2D44">
      <w:pPr>
        <w:spacing w:line="560" w:lineRule="exact"/>
        <w:ind w:firstLine="504"/>
        <w:jc w:val="both"/>
        <w:rPr>
          <w:rFonts w:ascii="Arial" w:hAnsi="Arial"/>
          <w:spacing w:val="6"/>
        </w:rPr>
      </w:pPr>
      <w:r w:rsidRPr="007A5679">
        <w:rPr>
          <w:rFonts w:ascii="Arial" w:hAnsi="Arial" w:cs="Arial"/>
          <w:spacing w:val="6"/>
        </w:rPr>
        <w:t>QOS</w:t>
      </w:r>
      <w:r w:rsidRPr="007A5679">
        <w:rPr>
          <w:rFonts w:ascii="Arial" w:hAnsi="Arial" w:hint="eastAsia"/>
          <w:spacing w:val="6"/>
        </w:rPr>
        <w:t>网络有三类参与角色</w:t>
      </w:r>
      <w:r w:rsidR="0086696B" w:rsidRPr="007A5679">
        <w:rPr>
          <w:rFonts w:ascii="Arial" w:hAnsi="Arial" w:cs="PTSans-Regular" w:hint="eastAsia"/>
          <w:spacing w:val="6"/>
        </w:rPr>
        <w:t>：</w:t>
      </w:r>
      <w:r w:rsidRPr="007A5679">
        <w:rPr>
          <w:rFonts w:ascii="Arial" w:hAnsi="Arial" w:hint="eastAsia"/>
          <w:spacing w:val="6"/>
        </w:rPr>
        <w:t>业务参与者、业务服务提供者、</w:t>
      </w:r>
      <w:r w:rsidRPr="007A5679">
        <w:rPr>
          <w:rFonts w:ascii="Arial" w:hAnsi="Arial" w:cs="Arial"/>
          <w:spacing w:val="6"/>
        </w:rPr>
        <w:t>QOS</w:t>
      </w:r>
      <w:r w:rsidRPr="007A5679">
        <w:rPr>
          <w:rFonts w:ascii="Arial" w:hAnsi="Arial" w:hint="eastAsia"/>
          <w:spacing w:val="6"/>
        </w:rPr>
        <w:t>基础验证人。</w:t>
      </w:r>
    </w:p>
    <w:p w14:paraId="0C292D8B"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hint="eastAsia"/>
          <w:spacing w:val="6"/>
        </w:rPr>
        <w:t>业务参与者</w:t>
      </w:r>
    </w:p>
    <w:p w14:paraId="22C4D2F6" w14:textId="30A492FF"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业务参与者是一群权益所有者，他们使用服务提供</w:t>
      </w:r>
      <w:r w:rsidR="00CF78B5" w:rsidRPr="007A5679">
        <w:rPr>
          <w:rFonts w:ascii="Arial" w:hAnsi="Arial" w:hint="eastAsia"/>
          <w:spacing w:val="6"/>
        </w:rPr>
        <w:t>者</w:t>
      </w:r>
      <w:r w:rsidRPr="007A5679">
        <w:rPr>
          <w:rFonts w:ascii="Arial" w:hAnsi="Arial" w:hint="eastAsia"/>
          <w:spacing w:val="6"/>
        </w:rPr>
        <w:t>提供的基于联盟链的区块链服务。</w:t>
      </w:r>
    </w:p>
    <w:p w14:paraId="73DDFA4F"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hint="eastAsia"/>
          <w:spacing w:val="6"/>
        </w:rPr>
        <w:t>服务提供者</w:t>
      </w:r>
    </w:p>
    <w:p w14:paraId="25D8ABD3" w14:textId="1D638135"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服务提供者提供各类服务供权益所有者使用，这些服务</w:t>
      </w:r>
      <w:r w:rsidR="00CF78B5" w:rsidRPr="007A5679">
        <w:rPr>
          <w:rFonts w:ascii="Arial" w:hAnsi="Arial" w:hint="eastAsia"/>
          <w:spacing w:val="6"/>
        </w:rPr>
        <w:t>以</w:t>
      </w:r>
      <w:r w:rsidRPr="007A5679">
        <w:rPr>
          <w:rFonts w:ascii="Arial" w:hAnsi="Arial" w:hint="eastAsia"/>
          <w:spacing w:val="6"/>
        </w:rPr>
        <w:t>业务链方式提供。</w:t>
      </w:r>
    </w:p>
    <w:p w14:paraId="044492B3" w14:textId="1BC5AA35"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cs="Arial"/>
          <w:spacing w:val="6"/>
        </w:rPr>
        <w:t>QOS</w:t>
      </w:r>
      <w:r w:rsidR="005134C2" w:rsidRPr="007A5679">
        <w:rPr>
          <w:rFonts w:ascii="Arial" w:hAnsi="Arial" w:cs="Arial" w:hint="eastAsia"/>
          <w:spacing w:val="6"/>
        </w:rPr>
        <w:t>基础</w:t>
      </w:r>
      <w:r w:rsidRPr="007A5679">
        <w:rPr>
          <w:rFonts w:ascii="Arial" w:hAnsi="Arial" w:hint="eastAsia"/>
          <w:spacing w:val="6"/>
        </w:rPr>
        <w:t>验证人</w:t>
      </w:r>
    </w:p>
    <w:p w14:paraId="55BC96B9" w14:textId="75F2EB9F" w:rsidR="00660485" w:rsidRPr="007A5679" w:rsidRDefault="00660485" w:rsidP="004F2D44">
      <w:pPr>
        <w:spacing w:line="560" w:lineRule="exact"/>
        <w:ind w:firstLine="504"/>
        <w:jc w:val="both"/>
        <w:rPr>
          <w:rFonts w:ascii="Arial" w:hAnsi="Arial"/>
          <w:spacing w:val="6"/>
        </w:rPr>
      </w:pPr>
      <w:r w:rsidRPr="007A5679">
        <w:rPr>
          <w:rFonts w:ascii="Arial" w:hAnsi="Arial" w:cs="Arial"/>
          <w:spacing w:val="6"/>
        </w:rPr>
        <w:t>QOS</w:t>
      </w:r>
      <w:r w:rsidR="00F92499" w:rsidRPr="007A5679">
        <w:rPr>
          <w:rFonts w:ascii="Arial" w:hAnsi="Arial" w:cs="Arial" w:hint="eastAsia"/>
          <w:spacing w:val="6"/>
        </w:rPr>
        <w:t>基础</w:t>
      </w:r>
      <w:r w:rsidRPr="007A5679">
        <w:rPr>
          <w:rFonts w:ascii="Arial" w:hAnsi="Arial" w:hint="eastAsia"/>
          <w:spacing w:val="6"/>
        </w:rPr>
        <w:t>验证人在</w:t>
      </w:r>
      <w:r w:rsidRPr="007A5679">
        <w:rPr>
          <w:rFonts w:ascii="Arial" w:hAnsi="Arial" w:cs="Arial"/>
          <w:spacing w:val="6"/>
        </w:rPr>
        <w:t>QOS</w:t>
      </w:r>
      <w:r w:rsidRPr="007A5679">
        <w:rPr>
          <w:rFonts w:ascii="Arial" w:hAnsi="Arial" w:hint="eastAsia"/>
          <w:spacing w:val="6"/>
        </w:rPr>
        <w:t>基础链里打包新区块，每个</w:t>
      </w:r>
      <w:r w:rsidRPr="007A5679">
        <w:rPr>
          <w:rFonts w:ascii="Arial" w:hAnsi="Arial" w:cs="Arial"/>
          <w:spacing w:val="6"/>
        </w:rPr>
        <w:t>QOS</w:t>
      </w:r>
      <w:r w:rsidR="00EF682E" w:rsidRPr="007A5679">
        <w:rPr>
          <w:rFonts w:ascii="Arial" w:hAnsi="Arial" w:cs="Arial" w:hint="eastAsia"/>
          <w:spacing w:val="6"/>
        </w:rPr>
        <w:t>基础</w:t>
      </w:r>
      <w:r w:rsidRPr="007A5679">
        <w:rPr>
          <w:rFonts w:ascii="Arial" w:hAnsi="Arial" w:hint="eastAsia"/>
          <w:spacing w:val="6"/>
        </w:rPr>
        <w:t>验证人必须在高可用和高带宽的机器上运行一个</w:t>
      </w:r>
      <w:r w:rsidRPr="007A5679">
        <w:rPr>
          <w:rFonts w:ascii="Arial" w:hAnsi="Arial" w:cs="Arial"/>
          <w:spacing w:val="6"/>
        </w:rPr>
        <w:t>QOS</w:t>
      </w:r>
      <w:r w:rsidRPr="007A5679">
        <w:rPr>
          <w:rFonts w:ascii="Arial" w:hAnsi="Arial" w:hint="eastAsia"/>
          <w:spacing w:val="6"/>
        </w:rPr>
        <w:t>节点。</w:t>
      </w:r>
    </w:p>
    <w:p w14:paraId="3EEF0BCD" w14:textId="6AE4FF0A" w:rsidR="00660485" w:rsidRPr="007A5679" w:rsidRDefault="00BA4648" w:rsidP="004F2D44">
      <w:pPr>
        <w:spacing w:line="560" w:lineRule="exact"/>
        <w:ind w:firstLineChars="0"/>
        <w:jc w:val="both"/>
        <w:rPr>
          <w:rFonts w:ascii="Arial" w:hAnsi="Arial"/>
          <w:spacing w:val="6"/>
        </w:rPr>
      </w:pPr>
      <w:r w:rsidRPr="007A5679">
        <w:rPr>
          <w:rFonts w:ascii="Arial" w:hAnsi="Arial"/>
          <w:spacing w:val="6"/>
        </w:rPr>
        <w:t xml:space="preserve">1.2 </w:t>
      </w:r>
      <w:r w:rsidR="00660485" w:rsidRPr="007A5679">
        <w:rPr>
          <w:rFonts w:ascii="Arial" w:hAnsi="Arial" w:hint="eastAsia"/>
          <w:spacing w:val="6"/>
        </w:rPr>
        <w:t>共识</w:t>
      </w:r>
    </w:p>
    <w:p w14:paraId="73A49415" w14:textId="50B598EC" w:rsidR="00660485" w:rsidRPr="007A5679" w:rsidRDefault="00660485" w:rsidP="004F2D44">
      <w:pPr>
        <w:pStyle w:val="a3"/>
        <w:spacing w:line="560" w:lineRule="exact"/>
        <w:ind w:firstLine="504"/>
        <w:jc w:val="both"/>
        <w:rPr>
          <w:rFonts w:ascii="Arial" w:hAnsi="Arial"/>
          <w:spacing w:val="6"/>
        </w:rPr>
      </w:pPr>
      <w:r w:rsidRPr="007A5679">
        <w:rPr>
          <w:rFonts w:ascii="Arial" w:hAnsi="Arial" w:hint="eastAsia"/>
          <w:spacing w:val="6"/>
        </w:rPr>
        <w:t>业务链主要是以联盟链</w:t>
      </w:r>
      <w:r w:rsidR="00EF682E" w:rsidRPr="007A5679">
        <w:rPr>
          <w:rFonts w:ascii="Arial" w:hAnsi="Arial" w:hint="eastAsia"/>
          <w:spacing w:val="6"/>
        </w:rPr>
        <w:t>或私有链</w:t>
      </w:r>
      <w:r w:rsidRPr="007A5679">
        <w:rPr>
          <w:rFonts w:ascii="Arial" w:hAnsi="Arial" w:hint="eastAsia"/>
          <w:spacing w:val="6"/>
        </w:rPr>
        <w:t>方式提供服务，使用拜占庭容错共识算法</w:t>
      </w:r>
      <w:r w:rsidRPr="007A5679">
        <w:rPr>
          <w:rFonts w:ascii="Arial" w:hAnsi="Arial"/>
          <w:spacing w:val="6"/>
        </w:rPr>
        <w:t>(</w:t>
      </w:r>
      <w:r w:rsidRPr="007A5679">
        <w:rPr>
          <w:rFonts w:ascii="Arial" w:hAnsi="Arial" w:cs="Arial"/>
          <w:spacing w:val="6"/>
        </w:rPr>
        <w:t>BFT</w:t>
      </w:r>
      <w:r w:rsidRPr="007A5679">
        <w:rPr>
          <w:rFonts w:ascii="Arial" w:hAnsi="Arial"/>
          <w:spacing w:val="6"/>
        </w:rPr>
        <w:t>)</w:t>
      </w:r>
      <w:r w:rsidRPr="007A5679">
        <w:rPr>
          <w:rFonts w:ascii="Arial" w:hAnsi="Arial" w:hint="eastAsia"/>
          <w:spacing w:val="6"/>
        </w:rPr>
        <w:t>。</w:t>
      </w:r>
    </w:p>
    <w:p w14:paraId="5F554B26" w14:textId="7D26FA5A" w:rsidR="003665F9" w:rsidRPr="007A5679" w:rsidRDefault="003665F9" w:rsidP="004F2D44">
      <w:pPr>
        <w:pStyle w:val="a3"/>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基础链借鉴</w:t>
      </w:r>
      <w:r w:rsidRPr="007A5679">
        <w:rPr>
          <w:rFonts w:ascii="Arial" w:hAnsi="Arial"/>
          <w:spacing w:val="6"/>
        </w:rPr>
        <w:t>Tendermint</w:t>
      </w:r>
      <w:r w:rsidR="00EF682E" w:rsidRPr="007A5679">
        <w:rPr>
          <w:rFonts w:ascii="Arial" w:hAnsi="Arial" w:hint="eastAsia"/>
          <w:spacing w:val="6"/>
        </w:rPr>
        <w:t>共识协议</w:t>
      </w:r>
      <w:r w:rsidRPr="007A5679">
        <w:rPr>
          <w:rFonts w:ascii="Arial" w:hAnsi="Arial" w:hint="eastAsia"/>
          <w:spacing w:val="6"/>
        </w:rPr>
        <w:t>，采用</w:t>
      </w:r>
      <w:r w:rsidRPr="007A5679">
        <w:rPr>
          <w:rFonts w:ascii="Arial" w:hAnsi="Arial"/>
          <w:spacing w:val="6"/>
        </w:rPr>
        <w:t>BFT+DPOS</w:t>
      </w:r>
      <w:r w:rsidR="00EF682E" w:rsidRPr="007A5679">
        <w:rPr>
          <w:rFonts w:ascii="Arial" w:hAnsi="Arial" w:hint="eastAsia"/>
          <w:spacing w:val="6"/>
        </w:rPr>
        <w:t>混合型</w:t>
      </w:r>
      <w:r w:rsidRPr="007A5679">
        <w:rPr>
          <w:rFonts w:ascii="Arial" w:hAnsi="Arial" w:hint="eastAsia"/>
          <w:spacing w:val="6"/>
        </w:rPr>
        <w:t>共识算法。</w:t>
      </w:r>
      <w:r w:rsidRPr="007A5679">
        <w:rPr>
          <w:rFonts w:ascii="Arial" w:hAnsi="Arial"/>
          <w:spacing w:val="6"/>
        </w:rPr>
        <w:t>QOS</w:t>
      </w:r>
      <w:r w:rsidRPr="007A5679">
        <w:rPr>
          <w:rFonts w:ascii="Arial" w:hAnsi="Arial" w:hint="eastAsia"/>
          <w:spacing w:val="6"/>
        </w:rPr>
        <w:t>基础链的</w:t>
      </w:r>
      <w:r w:rsidR="00822E5F" w:rsidRPr="007A5679">
        <w:rPr>
          <w:rFonts w:ascii="Arial" w:hAnsi="Arial" w:hint="eastAsia"/>
          <w:spacing w:val="6"/>
        </w:rPr>
        <w:t>基础</w:t>
      </w:r>
      <w:r w:rsidRPr="007A5679">
        <w:rPr>
          <w:rFonts w:ascii="Arial" w:hAnsi="Arial" w:hint="eastAsia"/>
          <w:spacing w:val="6"/>
        </w:rPr>
        <w:t>验证人必须是专门用来提交区块的</w:t>
      </w:r>
      <w:r w:rsidR="00822E5F" w:rsidRPr="007A5679">
        <w:rPr>
          <w:rFonts w:ascii="Arial" w:hAnsi="Arial" w:hint="eastAsia"/>
          <w:spacing w:val="6"/>
        </w:rPr>
        <w:t>超级节点</w:t>
      </w:r>
      <w:r w:rsidRPr="007A5679">
        <w:rPr>
          <w:rFonts w:ascii="Arial" w:hAnsi="Arial" w:hint="eastAsia"/>
          <w:spacing w:val="6"/>
        </w:rPr>
        <w:t>，</w:t>
      </w:r>
      <w:r w:rsidR="00822E5F" w:rsidRPr="007A5679">
        <w:rPr>
          <w:rFonts w:ascii="Arial" w:hAnsi="Arial" w:hint="eastAsia"/>
          <w:spacing w:val="6"/>
        </w:rPr>
        <w:t>基础</w:t>
      </w:r>
      <w:r w:rsidRPr="007A5679">
        <w:rPr>
          <w:rFonts w:ascii="Arial" w:hAnsi="Arial" w:hint="eastAsia"/>
          <w:spacing w:val="6"/>
        </w:rPr>
        <w:t>验证人通过</w:t>
      </w:r>
      <w:r w:rsidRPr="007A5679">
        <w:rPr>
          <w:rFonts w:ascii="Arial" w:hAnsi="Arial"/>
          <w:spacing w:val="6"/>
        </w:rPr>
        <w:t>QOS</w:t>
      </w:r>
      <w:r w:rsidR="00822E5F" w:rsidRPr="007A5679">
        <w:rPr>
          <w:rFonts w:ascii="Arial" w:hAnsi="Arial" w:hint="eastAsia"/>
          <w:spacing w:val="6"/>
        </w:rPr>
        <w:t>代</w:t>
      </w:r>
      <w:r w:rsidRPr="007A5679">
        <w:rPr>
          <w:rFonts w:ascii="Arial" w:hAnsi="Arial" w:hint="eastAsia"/>
          <w:spacing w:val="6"/>
        </w:rPr>
        <w:t>币来进行权益认证和激励，</w:t>
      </w:r>
      <w:r w:rsidR="00822E5F" w:rsidRPr="007A5679">
        <w:rPr>
          <w:rFonts w:ascii="Arial" w:hAnsi="Arial" w:hint="eastAsia"/>
          <w:spacing w:val="6"/>
        </w:rPr>
        <w:t>通过</w:t>
      </w:r>
      <w:r w:rsidRPr="007A5679">
        <w:rPr>
          <w:rFonts w:ascii="Arial" w:hAnsi="Arial"/>
          <w:spacing w:val="6"/>
        </w:rPr>
        <w:t>BFT</w:t>
      </w:r>
      <w:r w:rsidRPr="007A5679">
        <w:rPr>
          <w:rFonts w:ascii="Arial" w:hAnsi="Arial" w:hint="eastAsia"/>
          <w:spacing w:val="6"/>
        </w:rPr>
        <w:t>算法避免单节点作恶。</w:t>
      </w:r>
    </w:p>
    <w:p w14:paraId="2EB5DE3B" w14:textId="77777777" w:rsidR="00614889" w:rsidRPr="007A5679" w:rsidRDefault="00614889" w:rsidP="004F2D44">
      <w:pPr>
        <w:spacing w:line="560" w:lineRule="exact"/>
        <w:ind w:firstLineChars="0"/>
        <w:jc w:val="both"/>
        <w:rPr>
          <w:rFonts w:ascii="Arial" w:hAnsi="Arial"/>
          <w:spacing w:val="6"/>
        </w:rPr>
      </w:pPr>
    </w:p>
    <w:p w14:paraId="66D5E316" w14:textId="77777777" w:rsidR="00614889" w:rsidRPr="007A5679" w:rsidRDefault="00614889" w:rsidP="004F2D44">
      <w:pPr>
        <w:spacing w:line="560" w:lineRule="exact"/>
        <w:ind w:firstLineChars="0"/>
        <w:jc w:val="both"/>
        <w:rPr>
          <w:rFonts w:ascii="Arial" w:hAnsi="Arial"/>
          <w:spacing w:val="6"/>
        </w:rPr>
      </w:pPr>
    </w:p>
    <w:p w14:paraId="7C459743" w14:textId="77777777" w:rsidR="00614889" w:rsidRPr="007A5679" w:rsidRDefault="00614889" w:rsidP="004F2D44">
      <w:pPr>
        <w:spacing w:line="560" w:lineRule="exact"/>
        <w:ind w:firstLineChars="0"/>
        <w:jc w:val="both"/>
        <w:rPr>
          <w:rFonts w:ascii="Arial" w:hAnsi="Arial"/>
          <w:spacing w:val="6"/>
        </w:rPr>
      </w:pPr>
    </w:p>
    <w:p w14:paraId="2A0F4796" w14:textId="77777777" w:rsidR="00614889" w:rsidRPr="007A5679" w:rsidRDefault="00614889" w:rsidP="004F2D44">
      <w:pPr>
        <w:spacing w:line="560" w:lineRule="exact"/>
        <w:ind w:firstLineChars="0"/>
        <w:jc w:val="both"/>
        <w:rPr>
          <w:rFonts w:ascii="Arial" w:hAnsi="Arial"/>
          <w:spacing w:val="6"/>
        </w:rPr>
      </w:pPr>
    </w:p>
    <w:p w14:paraId="0524D2FD" w14:textId="77777777" w:rsidR="00614889" w:rsidRPr="007A5679" w:rsidRDefault="00614889" w:rsidP="004F2D44">
      <w:pPr>
        <w:spacing w:line="560" w:lineRule="exact"/>
        <w:ind w:firstLineChars="0"/>
        <w:jc w:val="both"/>
        <w:rPr>
          <w:rFonts w:ascii="Arial" w:hAnsi="Arial"/>
          <w:spacing w:val="6"/>
        </w:rPr>
      </w:pPr>
    </w:p>
    <w:p w14:paraId="5D435CF3" w14:textId="77777777" w:rsidR="00614889" w:rsidRPr="007A5679" w:rsidDel="00DC4E83" w:rsidRDefault="00614889" w:rsidP="004F2D44">
      <w:pPr>
        <w:spacing w:line="560" w:lineRule="exact"/>
        <w:ind w:firstLineChars="0"/>
        <w:jc w:val="both"/>
        <w:rPr>
          <w:del w:id="27" w:author="Windows 用户" w:date="2018-07-18T17:24:00Z"/>
          <w:rFonts w:ascii="Arial" w:hAnsi="Arial"/>
          <w:spacing w:val="6"/>
        </w:rPr>
      </w:pPr>
    </w:p>
    <w:p w14:paraId="3A8264CD" w14:textId="77777777" w:rsidR="0098345F" w:rsidRDefault="0098345F">
      <w:pPr>
        <w:spacing w:line="560" w:lineRule="exact"/>
        <w:ind w:firstLineChars="0" w:firstLine="0"/>
        <w:jc w:val="both"/>
        <w:rPr>
          <w:rFonts w:ascii="Arial" w:hAnsi="Arial"/>
          <w:spacing w:val="6"/>
        </w:rPr>
        <w:sectPr w:rsidR="0098345F">
          <w:footerReference w:type="default" r:id="rId25"/>
          <w:pgSz w:w="11906" w:h="16838"/>
          <w:pgMar w:top="1440" w:right="1800" w:bottom="1440" w:left="1800" w:header="851" w:footer="992" w:gutter="0"/>
          <w:cols w:space="425"/>
          <w:docGrid w:type="lines" w:linePitch="312"/>
        </w:sectPr>
        <w:pPrChange w:id="28" w:author="Windows 用户" w:date="2018-07-18T17:24:00Z">
          <w:pPr>
            <w:spacing w:line="560" w:lineRule="exact"/>
            <w:ind w:firstLineChars="0"/>
            <w:jc w:val="both"/>
          </w:pPr>
        </w:pPrChange>
      </w:pPr>
    </w:p>
    <w:p w14:paraId="40D87051" w14:textId="0CC751C9" w:rsidR="00BA4648" w:rsidRPr="007A5679" w:rsidRDefault="00614889" w:rsidP="004F2D44">
      <w:pPr>
        <w:spacing w:line="560" w:lineRule="exact"/>
        <w:ind w:firstLineChars="0"/>
        <w:jc w:val="both"/>
        <w:rPr>
          <w:rFonts w:ascii="Arial" w:hAnsi="Arial"/>
          <w:spacing w:val="6"/>
        </w:rPr>
      </w:pPr>
      <w:r w:rsidRPr="00795581">
        <w:rPr>
          <w:rFonts w:ascii="Arial" w:hAnsi="Arial"/>
          <w:noProof/>
          <w:spacing w:val="6"/>
        </w:rPr>
        <w:lastRenderedPageBreak/>
        <mc:AlternateContent>
          <mc:Choice Requires="wps">
            <w:drawing>
              <wp:anchor distT="0" distB="0" distL="114300" distR="114300" simplePos="0" relativeHeight="251700224" behindDoc="0" locked="0" layoutInCell="1" allowOverlap="1" wp14:anchorId="4A8661EC" wp14:editId="124C75B0">
                <wp:simplePos x="0" y="0"/>
                <wp:positionH relativeFrom="page">
                  <wp:posOffset>7388225</wp:posOffset>
                </wp:positionH>
                <wp:positionV relativeFrom="paragraph">
                  <wp:posOffset>-353060</wp:posOffset>
                </wp:positionV>
                <wp:extent cx="172800" cy="237600"/>
                <wp:effectExtent l="0" t="0" r="0" b="0"/>
                <wp:wrapNone/>
                <wp:docPr id="210" name="矩形 210"/>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CA22B4F" id="矩形 210" o:spid="_x0000_s1026" style="position:absolute;left:0;text-align:left;margin-left:581.75pt;margin-top:-27.8pt;width:13.6pt;height:1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Fapwn+eAgAAhQUAAA4AAAAAAAAAAAAAAAAALgIAAGRy&#10;cy9lMm9Eb2MueG1sUEsBAi0AFAAGAAgAAAAhAHCtDe3fAAAADQEAAA8AAAAAAAAAAAAAAAAA+AQA&#10;AGRycy9kb3ducmV2LnhtbFBLBQYAAAAABAAEAPMAAAAEBgAAAAA=&#10;" fillcolor="red" stroked="f" strokeweight="2pt">
                <w10:wrap anchorx="page"/>
              </v:rect>
            </w:pict>
          </mc:Fallback>
        </mc:AlternateContent>
      </w:r>
      <w:r w:rsidR="00BA4648" w:rsidRPr="007A5679">
        <w:rPr>
          <w:rFonts w:ascii="Arial" w:hAnsi="Arial"/>
          <w:spacing w:val="6"/>
        </w:rPr>
        <w:t xml:space="preserve">1.3 </w:t>
      </w:r>
      <w:r w:rsidR="003665F9" w:rsidRPr="007A5679">
        <w:rPr>
          <w:rFonts w:ascii="Arial" w:hAnsi="Arial" w:hint="eastAsia"/>
          <w:spacing w:val="6"/>
        </w:rPr>
        <w:t>跨链</w:t>
      </w:r>
      <w:r w:rsidR="00BA4648" w:rsidRPr="007A5679">
        <w:rPr>
          <w:rFonts w:ascii="Arial" w:hAnsi="Arial" w:hint="eastAsia"/>
          <w:spacing w:val="6"/>
        </w:rPr>
        <w:t>协议</w:t>
      </w:r>
    </w:p>
    <w:p w14:paraId="0FEE3D85" w14:textId="77777777" w:rsidR="001C2E14" w:rsidRPr="007A5679" w:rsidRDefault="001C2E14" w:rsidP="004F2D44">
      <w:pPr>
        <w:spacing w:line="200" w:lineRule="exact"/>
        <w:ind w:firstLineChars="0" w:firstLine="482"/>
        <w:jc w:val="both"/>
        <w:rPr>
          <w:rFonts w:ascii="Arial" w:hAnsi="Arial"/>
          <w:spacing w:val="6"/>
        </w:rPr>
      </w:pPr>
    </w:p>
    <w:p w14:paraId="28E5098A" w14:textId="6E219573" w:rsidR="00660485" w:rsidRPr="007A5679" w:rsidRDefault="00393099" w:rsidP="00614889">
      <w:pPr>
        <w:ind w:firstLineChars="0" w:firstLine="0"/>
        <w:jc w:val="center"/>
        <w:rPr>
          <w:rFonts w:ascii="Arial" w:hAnsi="Arial"/>
          <w:spacing w:val="6"/>
        </w:rPr>
      </w:pPr>
      <w:r w:rsidRPr="00154F48">
        <w:rPr>
          <w:rFonts w:ascii="Arial" w:hAnsi="Arial"/>
          <w:noProof/>
          <w:spacing w:val="6"/>
        </w:rPr>
        <w:drawing>
          <wp:inline distT="0" distB="0" distL="0" distR="0" wp14:anchorId="0B71EA76" wp14:editId="6F791D72">
            <wp:extent cx="4881961" cy="45053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0973" cy="4513642"/>
                    </a:xfrm>
                    <a:prstGeom prst="rect">
                      <a:avLst/>
                    </a:prstGeom>
                    <a:noFill/>
                  </pic:spPr>
                </pic:pic>
              </a:graphicData>
            </a:graphic>
          </wp:inline>
        </w:drawing>
      </w:r>
    </w:p>
    <w:p w14:paraId="3EDF45AA" w14:textId="5FBC6CA8" w:rsidR="002F1B60" w:rsidRPr="007A5679" w:rsidRDefault="00BA4648" w:rsidP="00614889">
      <w:pPr>
        <w:pStyle w:val="a6"/>
        <w:ind w:firstLineChars="0" w:firstLine="0"/>
        <w:jc w:val="center"/>
        <w:rPr>
          <w:rFonts w:ascii="Arial" w:eastAsia="微软雅黑" w:hAnsi="Arial"/>
          <w:spacing w:val="6"/>
          <w:sz w:val="21"/>
          <w:szCs w:val="21"/>
        </w:rPr>
      </w:pPr>
      <w:r w:rsidRPr="007A5679">
        <w:rPr>
          <w:rFonts w:ascii="Arial" w:eastAsia="微软雅黑" w:hAnsi="Arial" w:hint="eastAsia"/>
          <w:spacing w:val="6"/>
          <w:sz w:val="21"/>
          <w:szCs w:val="21"/>
        </w:rPr>
        <w:t>图</w:t>
      </w:r>
      <w:r w:rsidRPr="007A5679">
        <w:rPr>
          <w:rFonts w:ascii="Arial" w:eastAsia="微软雅黑" w:hAnsi="Arial" w:cs="Arial"/>
          <w:spacing w:val="6"/>
          <w:sz w:val="21"/>
          <w:szCs w:val="21"/>
        </w:rPr>
        <w:t>2.2</w:t>
      </w:r>
      <w:r w:rsidRPr="007A5679">
        <w:rPr>
          <w:rFonts w:ascii="Arial" w:eastAsia="微软雅黑" w:hAnsi="Arial"/>
          <w:spacing w:val="6"/>
          <w:sz w:val="21"/>
          <w:szCs w:val="21"/>
        </w:rPr>
        <w:t xml:space="preserve"> </w:t>
      </w:r>
      <w:ins w:id="29" w:author="周海京" w:date="2018-07-18T17:15:00Z">
        <w:r w:rsidR="00E34130">
          <w:rPr>
            <w:rFonts w:ascii="Arial" w:eastAsia="微软雅黑" w:hAnsi="Arial" w:hint="eastAsia"/>
            <w:spacing w:val="6"/>
            <w:sz w:val="21"/>
            <w:szCs w:val="21"/>
          </w:rPr>
          <w:t>QOS</w:t>
        </w:r>
      </w:ins>
      <w:r w:rsidR="00660485" w:rsidRPr="007A5679">
        <w:rPr>
          <w:rFonts w:ascii="Arial" w:eastAsia="微软雅黑" w:hAnsi="Arial" w:hint="eastAsia"/>
          <w:spacing w:val="6"/>
          <w:sz w:val="21"/>
          <w:szCs w:val="21"/>
        </w:rPr>
        <w:t>双链通信机制</w:t>
      </w:r>
    </w:p>
    <w:p w14:paraId="597D1442" w14:textId="77777777" w:rsidR="00614889" w:rsidRPr="00795581" w:rsidRDefault="00614889" w:rsidP="00614889">
      <w:pPr>
        <w:ind w:firstLine="504"/>
        <w:rPr>
          <w:rFonts w:ascii="Arial" w:hAnsi="Arial"/>
          <w:spacing w:val="6"/>
        </w:rPr>
      </w:pPr>
    </w:p>
    <w:p w14:paraId="55E137CF" w14:textId="016413BE"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cs="Arial"/>
          <w:spacing w:val="6"/>
        </w:rPr>
        <w:t>QOS</w:t>
      </w:r>
      <w:r w:rsidRPr="007A5679">
        <w:rPr>
          <w:rFonts w:ascii="Arial" w:hAnsi="Arial" w:hint="eastAsia"/>
          <w:spacing w:val="6"/>
        </w:rPr>
        <w:t>基础链</w:t>
      </w:r>
    </w:p>
    <w:p w14:paraId="3C26D624" w14:textId="5B5F5950" w:rsidR="00660485" w:rsidRPr="007A5679" w:rsidRDefault="00660485" w:rsidP="004F2D44">
      <w:pPr>
        <w:spacing w:line="560" w:lineRule="exact"/>
        <w:ind w:firstLine="504"/>
        <w:jc w:val="both"/>
        <w:rPr>
          <w:rFonts w:ascii="Arial" w:hAnsi="Arial"/>
          <w:spacing w:val="6"/>
        </w:rPr>
      </w:pPr>
      <w:r w:rsidRPr="007A5679">
        <w:rPr>
          <w:rFonts w:ascii="Arial" w:hAnsi="Arial" w:cs="Arial"/>
          <w:spacing w:val="6"/>
        </w:rPr>
        <w:t>QOS</w:t>
      </w:r>
      <w:r w:rsidRPr="007A5679">
        <w:rPr>
          <w:rFonts w:ascii="Arial" w:hAnsi="Arial" w:hint="eastAsia"/>
          <w:spacing w:val="6"/>
        </w:rPr>
        <w:t>基础链以</w:t>
      </w:r>
      <w:r w:rsidR="007A79FA" w:rsidRPr="007A5679">
        <w:rPr>
          <w:rFonts w:ascii="Arial" w:hAnsi="Arial" w:hint="eastAsia"/>
          <w:spacing w:val="6"/>
        </w:rPr>
        <w:t>中继协议</w:t>
      </w:r>
      <w:r w:rsidRPr="007A5679">
        <w:rPr>
          <w:rFonts w:ascii="Arial" w:hAnsi="Arial" w:hint="eastAsia"/>
          <w:spacing w:val="6"/>
        </w:rPr>
        <w:t>的方式运行，承载的是多资产分布式账本，状态信息包含</w:t>
      </w:r>
      <w:r w:rsidRPr="007A5679">
        <w:rPr>
          <w:rFonts w:ascii="Arial" w:hAnsi="Arial" w:cs="Arial"/>
          <w:spacing w:val="6"/>
        </w:rPr>
        <w:t>QOS</w:t>
      </w:r>
      <w:r w:rsidRPr="007A5679">
        <w:rPr>
          <w:rFonts w:ascii="Arial" w:hAnsi="Arial" w:hint="eastAsia"/>
          <w:spacing w:val="6"/>
        </w:rPr>
        <w:t>基础链状态和各业务链的代币状态。</w:t>
      </w:r>
    </w:p>
    <w:p w14:paraId="38F20A08" w14:textId="0B3BD636" w:rsidR="00660485" w:rsidRPr="007A5679" w:rsidRDefault="00660485" w:rsidP="004F2D44">
      <w:pPr>
        <w:spacing w:line="560" w:lineRule="exact"/>
        <w:ind w:firstLine="504"/>
        <w:jc w:val="both"/>
        <w:rPr>
          <w:rFonts w:ascii="Arial" w:hAnsi="Arial"/>
          <w:spacing w:val="6"/>
        </w:rPr>
      </w:pPr>
      <w:r w:rsidRPr="007A5679">
        <w:rPr>
          <w:rFonts w:ascii="Arial" w:hAnsi="Arial" w:cs="Arial"/>
          <w:spacing w:val="6"/>
        </w:rPr>
        <w:t>QOS</w:t>
      </w:r>
      <w:r w:rsidRPr="007A5679">
        <w:rPr>
          <w:rFonts w:ascii="Arial" w:hAnsi="Arial" w:hint="eastAsia"/>
          <w:spacing w:val="6"/>
        </w:rPr>
        <w:t>基础链</w:t>
      </w:r>
      <w:r w:rsidR="007A79FA" w:rsidRPr="007A5679">
        <w:rPr>
          <w:rFonts w:ascii="Arial" w:hAnsi="Arial" w:hint="eastAsia"/>
          <w:spacing w:val="6"/>
        </w:rPr>
        <w:t>支持基于</w:t>
      </w:r>
      <w:r w:rsidR="007A79FA" w:rsidRPr="007A5679">
        <w:rPr>
          <w:rFonts w:ascii="Arial" w:hAnsi="Arial"/>
          <w:spacing w:val="6"/>
        </w:rPr>
        <w:t>QSC</w:t>
      </w:r>
      <w:r w:rsidR="007A79FA" w:rsidRPr="007A5679">
        <w:rPr>
          <w:rFonts w:ascii="Arial" w:hAnsi="Arial" w:hint="eastAsia"/>
          <w:spacing w:val="6"/>
        </w:rPr>
        <w:t>协议部署</w:t>
      </w:r>
      <w:r w:rsidR="00CF05B6" w:rsidRPr="007A5679">
        <w:rPr>
          <w:rFonts w:ascii="Arial" w:hAnsi="Arial" w:hint="eastAsia"/>
          <w:spacing w:val="6"/>
        </w:rPr>
        <w:t>公链</w:t>
      </w:r>
      <w:r w:rsidR="007A79FA" w:rsidRPr="007A5679">
        <w:rPr>
          <w:rFonts w:ascii="Arial" w:hAnsi="Arial" w:hint="eastAsia"/>
          <w:spacing w:val="6"/>
        </w:rPr>
        <w:t>智能合约，</w:t>
      </w:r>
      <w:r w:rsidRPr="007A5679">
        <w:rPr>
          <w:rFonts w:ascii="Arial" w:hAnsi="Arial" w:hint="eastAsia"/>
          <w:spacing w:val="6"/>
        </w:rPr>
        <w:t>同时会内置一些特殊合约（共识合约、验证人合约、跨链合约等）来支持跨链</w:t>
      </w:r>
      <w:r w:rsidR="007A79FA" w:rsidRPr="007A5679">
        <w:rPr>
          <w:rFonts w:ascii="Arial" w:hAnsi="Arial" w:hint="eastAsia"/>
          <w:spacing w:val="6"/>
        </w:rPr>
        <w:t>共识</w:t>
      </w:r>
      <w:r w:rsidRPr="007A5679">
        <w:rPr>
          <w:rFonts w:ascii="Arial" w:hAnsi="Arial" w:hint="eastAsia"/>
          <w:spacing w:val="6"/>
        </w:rPr>
        <w:t>交易，另外会提供跨链管理合约来支持跨链协议的升级，以及跨链合约封装为</w:t>
      </w:r>
      <w:r w:rsidR="00BC3F0F" w:rsidRPr="007A5679">
        <w:rPr>
          <w:rFonts w:ascii="Arial" w:hAnsi="Arial"/>
          <w:spacing w:val="6"/>
        </w:rPr>
        <w:t>gRPC</w:t>
      </w:r>
      <w:r w:rsidRPr="007A5679">
        <w:rPr>
          <w:rFonts w:ascii="Arial" w:hAnsi="Arial" w:hint="eastAsia"/>
          <w:spacing w:val="6"/>
        </w:rPr>
        <w:t>服务以简化业务链调用跨链交易。</w:t>
      </w:r>
    </w:p>
    <w:p w14:paraId="38779E69"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hint="eastAsia"/>
          <w:spacing w:val="6"/>
        </w:rPr>
        <w:t>业务链</w:t>
      </w:r>
    </w:p>
    <w:p w14:paraId="60050340" w14:textId="119592E9"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业务链是独立的区块链，业务链之间通过</w:t>
      </w:r>
      <w:r w:rsidRPr="007A5679">
        <w:rPr>
          <w:rFonts w:ascii="Arial" w:hAnsi="Arial" w:cs="Arial"/>
          <w:spacing w:val="6"/>
        </w:rPr>
        <w:t>QOS</w:t>
      </w:r>
      <w:r w:rsidRPr="007A5679">
        <w:rPr>
          <w:rFonts w:ascii="Arial" w:hAnsi="Arial" w:hint="eastAsia"/>
          <w:spacing w:val="6"/>
        </w:rPr>
        <w:t>基础链以</w:t>
      </w:r>
      <w:r w:rsidR="00B032B6" w:rsidRPr="007A5679">
        <w:rPr>
          <w:rFonts w:ascii="Arial" w:hAnsi="Arial" w:cs="Arial"/>
          <w:spacing w:val="6"/>
        </w:rPr>
        <w:t>QCP</w:t>
      </w:r>
      <w:r w:rsidRPr="007A5679">
        <w:rPr>
          <w:rFonts w:ascii="Arial" w:hAnsi="Arial" w:hint="eastAsia"/>
          <w:spacing w:val="6"/>
        </w:rPr>
        <w:t>协议通信。</w:t>
      </w:r>
    </w:p>
    <w:p w14:paraId="22C0C94A" w14:textId="77777777" w:rsidR="0098345F" w:rsidRDefault="0098345F" w:rsidP="004F2D44">
      <w:pPr>
        <w:pStyle w:val="a3"/>
        <w:numPr>
          <w:ilvl w:val="0"/>
          <w:numId w:val="19"/>
        </w:numPr>
        <w:spacing w:line="560" w:lineRule="exact"/>
        <w:ind w:left="851" w:firstLineChars="0" w:hanging="284"/>
        <w:jc w:val="both"/>
        <w:rPr>
          <w:rFonts w:ascii="Arial" w:hAnsi="Arial"/>
          <w:spacing w:val="6"/>
        </w:rPr>
        <w:sectPr w:rsidR="0098345F" w:rsidSect="0098345F">
          <w:footerReference w:type="default" r:id="rId27"/>
          <w:pgSz w:w="11906" w:h="16838"/>
          <w:pgMar w:top="1440" w:right="1800" w:bottom="1440" w:left="1800" w:header="851" w:footer="992" w:gutter="0"/>
          <w:pgNumType w:start="8"/>
          <w:cols w:space="425"/>
          <w:docGrid w:type="lines" w:linePitch="312"/>
        </w:sectPr>
      </w:pPr>
    </w:p>
    <w:p w14:paraId="3B5A97AD" w14:textId="19C48220" w:rsidR="00660485" w:rsidRPr="007A5679" w:rsidRDefault="00614889" w:rsidP="004F2D44">
      <w:pPr>
        <w:pStyle w:val="a3"/>
        <w:numPr>
          <w:ilvl w:val="0"/>
          <w:numId w:val="19"/>
        </w:numPr>
        <w:spacing w:line="560" w:lineRule="exact"/>
        <w:ind w:left="851" w:firstLineChars="0" w:hanging="284"/>
        <w:jc w:val="both"/>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02272" behindDoc="0" locked="0" layoutInCell="1" allowOverlap="1" wp14:anchorId="20B6E494" wp14:editId="5C30EAC2">
                <wp:simplePos x="0" y="0"/>
                <wp:positionH relativeFrom="page">
                  <wp:posOffset>7388225</wp:posOffset>
                </wp:positionH>
                <wp:positionV relativeFrom="paragraph">
                  <wp:posOffset>-353060</wp:posOffset>
                </wp:positionV>
                <wp:extent cx="172800" cy="237600"/>
                <wp:effectExtent l="0" t="0" r="0" b="0"/>
                <wp:wrapNone/>
                <wp:docPr id="212" name="矩形 212"/>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B1D8421" id="矩形 212" o:spid="_x0000_s1026" style="position:absolute;left:0;text-align:left;margin-left:581.75pt;margin-top:-27.8pt;width:13.6pt;height:18.7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AyWxpanwIAAIUFAAAOAAAAAAAAAAAAAAAAAC4CAABk&#10;cnMvZTJvRG9jLnhtbFBLAQItABQABgAIAAAAIQBwrQ3t3wAAAA0BAAAPAAAAAAAAAAAAAAAAAPkE&#10;AABkcnMvZG93bnJldi54bWxQSwUGAAAAAAQABADzAAAABQYAAAAA&#10;" fillcolor="red" stroked="f" strokeweight="2pt">
                <w10:wrap anchorx="page"/>
              </v:rect>
            </w:pict>
          </mc:Fallback>
        </mc:AlternateContent>
      </w:r>
      <w:r w:rsidR="00660485" w:rsidRPr="007A5679">
        <w:rPr>
          <w:rFonts w:ascii="Arial" w:hAnsi="Arial" w:hint="eastAsia"/>
          <w:spacing w:val="6"/>
        </w:rPr>
        <w:t>跨链交易</w:t>
      </w:r>
    </w:p>
    <w:p w14:paraId="1D799121" w14:textId="05321C4D"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跨链交易通过在业务链上增加两个先进先出的队列机制解决，队列通过梅克尔树证明（</w:t>
      </w:r>
      <w:r w:rsidRPr="007A5679">
        <w:rPr>
          <w:rFonts w:ascii="Arial" w:hAnsi="Arial" w:cs="Arial"/>
          <w:spacing w:val="6"/>
        </w:rPr>
        <w:t>Merkle Proof</w:t>
      </w:r>
      <w:r w:rsidRPr="007A5679">
        <w:rPr>
          <w:rFonts w:ascii="Arial" w:hAnsi="Arial" w:hint="eastAsia"/>
          <w:spacing w:val="6"/>
        </w:rPr>
        <w:t>）来保证数据真实。</w:t>
      </w:r>
    </w:p>
    <w:p w14:paraId="6B9D8379" w14:textId="77777777" w:rsidR="00614889" w:rsidRPr="007A5679" w:rsidRDefault="00614889" w:rsidP="00614889">
      <w:pPr>
        <w:spacing w:line="200" w:lineRule="exact"/>
        <w:ind w:firstLine="504"/>
        <w:jc w:val="both"/>
        <w:rPr>
          <w:rFonts w:ascii="Arial" w:hAnsi="Arial"/>
          <w:spacing w:val="6"/>
        </w:rPr>
      </w:pPr>
    </w:p>
    <w:p w14:paraId="5BC16B30" w14:textId="5A612290" w:rsidR="00660485" w:rsidRPr="007A5679" w:rsidRDefault="00393099" w:rsidP="00614889">
      <w:pPr>
        <w:ind w:firstLineChars="0" w:firstLine="0"/>
        <w:jc w:val="center"/>
        <w:rPr>
          <w:rFonts w:ascii="Arial" w:hAnsi="Arial"/>
          <w:spacing w:val="6"/>
        </w:rPr>
      </w:pPr>
      <w:r w:rsidRPr="00154F48">
        <w:rPr>
          <w:rFonts w:ascii="Arial" w:hAnsi="Arial"/>
          <w:noProof/>
          <w:spacing w:val="6"/>
        </w:rPr>
        <w:drawing>
          <wp:inline distT="0" distB="0" distL="0" distR="0" wp14:anchorId="69DA4C3A" wp14:editId="37C82B29">
            <wp:extent cx="4102735" cy="3121660"/>
            <wp:effectExtent l="0" t="0" r="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2735" cy="3121660"/>
                    </a:xfrm>
                    <a:prstGeom prst="rect">
                      <a:avLst/>
                    </a:prstGeom>
                    <a:noFill/>
                  </pic:spPr>
                </pic:pic>
              </a:graphicData>
            </a:graphic>
          </wp:inline>
        </w:drawing>
      </w:r>
    </w:p>
    <w:p w14:paraId="263A063A" w14:textId="30B064A0" w:rsidR="00660485" w:rsidRPr="007A5679" w:rsidRDefault="00BA4648" w:rsidP="00614889">
      <w:pPr>
        <w:pStyle w:val="a6"/>
        <w:ind w:firstLineChars="0" w:firstLine="0"/>
        <w:jc w:val="center"/>
        <w:rPr>
          <w:rFonts w:ascii="Arial" w:eastAsia="微软雅黑" w:hAnsi="Arial"/>
          <w:spacing w:val="6"/>
        </w:rPr>
      </w:pPr>
      <w:r w:rsidRPr="007A5679">
        <w:rPr>
          <w:rFonts w:ascii="Arial" w:eastAsia="微软雅黑" w:hAnsi="Arial" w:hint="eastAsia"/>
          <w:spacing w:val="6"/>
          <w:sz w:val="21"/>
          <w:szCs w:val="21"/>
        </w:rPr>
        <w:t>图</w:t>
      </w:r>
      <w:r w:rsidRPr="007A5679">
        <w:rPr>
          <w:rFonts w:ascii="Arial" w:eastAsia="微软雅黑" w:hAnsi="Arial" w:cs="Arial"/>
          <w:spacing w:val="6"/>
          <w:sz w:val="21"/>
          <w:szCs w:val="21"/>
        </w:rPr>
        <w:t>2.3</w:t>
      </w:r>
      <w:r w:rsidRPr="007A5679">
        <w:rPr>
          <w:rFonts w:ascii="Arial" w:eastAsia="微软雅黑" w:hAnsi="Arial"/>
          <w:spacing w:val="6"/>
          <w:sz w:val="21"/>
          <w:szCs w:val="21"/>
        </w:rPr>
        <w:t xml:space="preserve"> </w:t>
      </w:r>
      <w:ins w:id="30" w:author="周海京" w:date="2018-07-18T17:16:00Z">
        <w:r w:rsidR="009025A1">
          <w:rPr>
            <w:rFonts w:ascii="Arial" w:eastAsia="微软雅黑" w:hAnsi="Arial" w:hint="eastAsia"/>
            <w:spacing w:val="6"/>
            <w:sz w:val="21"/>
            <w:szCs w:val="21"/>
          </w:rPr>
          <w:t>QOS</w:t>
        </w:r>
      </w:ins>
      <w:r w:rsidR="00660485" w:rsidRPr="007A5679">
        <w:rPr>
          <w:rFonts w:ascii="Arial" w:eastAsia="微软雅黑" w:hAnsi="Arial" w:hint="eastAsia"/>
          <w:spacing w:val="6"/>
          <w:sz w:val="21"/>
        </w:rPr>
        <w:t>跨链交互的时序示意</w:t>
      </w:r>
    </w:p>
    <w:p w14:paraId="7F4E877A" w14:textId="77777777" w:rsidR="00D167E7" w:rsidRPr="007A5679" w:rsidRDefault="00D167E7" w:rsidP="004F2D44">
      <w:pPr>
        <w:spacing w:line="560" w:lineRule="exact"/>
        <w:ind w:firstLine="504"/>
        <w:jc w:val="both"/>
        <w:rPr>
          <w:rFonts w:ascii="Arial" w:hAnsi="Arial"/>
          <w:spacing w:val="6"/>
        </w:rPr>
      </w:pPr>
    </w:p>
    <w:p w14:paraId="1B0DA73B" w14:textId="30F455BE" w:rsidR="00660485" w:rsidRPr="007A5679" w:rsidRDefault="00D167E7" w:rsidP="004F2D44">
      <w:pPr>
        <w:pStyle w:val="3"/>
        <w:ind w:firstLineChars="0" w:firstLine="0"/>
        <w:jc w:val="both"/>
        <w:rPr>
          <w:rFonts w:ascii="Arial" w:eastAsia="微软雅黑" w:hAnsi="Arial" w:cs="Arial"/>
          <w:bCs w:val="0"/>
          <w:spacing w:val="6"/>
        </w:rPr>
      </w:pPr>
      <w:bookmarkStart w:id="31" w:name="_Toc519696387"/>
      <w:r w:rsidRPr="007A5679">
        <w:rPr>
          <w:rFonts w:ascii="Arial" w:eastAsia="微软雅黑" w:hAnsi="Arial" w:cs="Arial"/>
          <w:spacing w:val="6"/>
        </w:rPr>
        <w:t xml:space="preserve">2.2 </w:t>
      </w:r>
      <w:r w:rsidR="00BA4648" w:rsidRPr="007A5679">
        <w:rPr>
          <w:rFonts w:ascii="Arial" w:eastAsia="微软雅黑" w:hAnsi="Arial" w:cs="Arial"/>
          <w:spacing w:val="6"/>
        </w:rPr>
        <w:t xml:space="preserve"> </w:t>
      </w:r>
      <w:r w:rsidR="00660485" w:rsidRPr="007A5679">
        <w:rPr>
          <w:rFonts w:ascii="Arial" w:eastAsia="微软雅黑" w:hAnsi="Arial" w:cs="Arial"/>
          <w:bCs w:val="0"/>
          <w:spacing w:val="6"/>
        </w:rPr>
        <w:t>QOS</w:t>
      </w:r>
      <w:r w:rsidR="00660485" w:rsidRPr="007A5679">
        <w:rPr>
          <w:rFonts w:ascii="Arial" w:eastAsia="微软雅黑" w:hAnsi="Arial" w:cs="Arial" w:hint="eastAsia"/>
          <w:bCs w:val="0"/>
          <w:spacing w:val="6"/>
        </w:rPr>
        <w:t>双层代币体系</w:t>
      </w:r>
      <w:bookmarkEnd w:id="31"/>
    </w:p>
    <w:p w14:paraId="75D532D6" w14:textId="3231BE73" w:rsidR="00660485" w:rsidRPr="007A5679" w:rsidRDefault="00660485" w:rsidP="004F2D44">
      <w:pPr>
        <w:spacing w:line="560" w:lineRule="exact"/>
        <w:ind w:firstLine="504"/>
        <w:jc w:val="both"/>
        <w:rPr>
          <w:rFonts w:ascii="Arial" w:hAnsi="Arial"/>
          <w:spacing w:val="6"/>
        </w:rPr>
      </w:pPr>
      <w:r w:rsidRPr="007A5679">
        <w:rPr>
          <w:rFonts w:ascii="Arial" w:hAnsi="Arial" w:cs="Arial"/>
          <w:spacing w:val="6"/>
        </w:rPr>
        <w:t>QOS</w:t>
      </w:r>
      <w:r w:rsidR="007C7201" w:rsidRPr="007A5679">
        <w:rPr>
          <w:rFonts w:ascii="Arial" w:hAnsi="Arial" w:cs="Arial" w:hint="eastAsia"/>
          <w:spacing w:val="6"/>
        </w:rPr>
        <w:t>公链</w:t>
      </w:r>
      <w:r w:rsidRPr="007A5679">
        <w:rPr>
          <w:rFonts w:ascii="Arial" w:hAnsi="Arial" w:hint="eastAsia"/>
          <w:spacing w:val="6"/>
        </w:rPr>
        <w:t>有原生币</w:t>
      </w:r>
      <w:r w:rsidRPr="007A5679">
        <w:rPr>
          <w:rFonts w:ascii="Arial" w:hAnsi="Arial" w:cs="Arial"/>
          <w:spacing w:val="6"/>
        </w:rPr>
        <w:t>QOS</w:t>
      </w:r>
      <w:r w:rsidRPr="007A5679">
        <w:rPr>
          <w:rFonts w:ascii="Arial" w:hAnsi="Arial" w:hint="eastAsia"/>
          <w:spacing w:val="6"/>
        </w:rPr>
        <w:t>，也可以通过智能合约创造衍生币。原生币只有一种，衍生币可以有多种。衍生币执行</w:t>
      </w:r>
      <w:r w:rsidRPr="007A5679">
        <w:rPr>
          <w:rFonts w:ascii="Arial" w:hAnsi="Arial" w:cs="Arial"/>
          <w:spacing w:val="6"/>
        </w:rPr>
        <w:t>QSC</w:t>
      </w:r>
      <w:r w:rsidR="007C7201" w:rsidRPr="007A5679">
        <w:rPr>
          <w:rFonts w:ascii="Arial" w:hAnsi="Arial" w:cs="Arial" w:hint="eastAsia"/>
          <w:spacing w:val="6"/>
        </w:rPr>
        <w:t>协议</w:t>
      </w:r>
      <w:r w:rsidRPr="007A5679">
        <w:rPr>
          <w:rFonts w:ascii="Arial" w:hAnsi="Arial" w:hint="eastAsia"/>
          <w:spacing w:val="6"/>
        </w:rPr>
        <w:t>标准。</w:t>
      </w:r>
    </w:p>
    <w:p w14:paraId="2C1151AF" w14:textId="77777777" w:rsidR="0076541E" w:rsidRPr="007A5679" w:rsidRDefault="0076541E" w:rsidP="004F2D44">
      <w:pPr>
        <w:spacing w:line="200" w:lineRule="exact"/>
        <w:ind w:firstLine="504"/>
        <w:jc w:val="both"/>
        <w:rPr>
          <w:rFonts w:ascii="Arial" w:hAnsi="Arial"/>
          <w:spacing w:val="6"/>
        </w:rPr>
      </w:pPr>
    </w:p>
    <w:p w14:paraId="0F0C229F" w14:textId="24A6BECE" w:rsidR="00660485" w:rsidRPr="007A5679" w:rsidRDefault="00393099" w:rsidP="00614889">
      <w:pPr>
        <w:ind w:firstLineChars="0" w:firstLine="0"/>
        <w:jc w:val="center"/>
        <w:rPr>
          <w:rFonts w:ascii="Arial" w:hAnsi="Arial"/>
          <w:spacing w:val="6"/>
        </w:rPr>
      </w:pPr>
      <w:r w:rsidRPr="00154F48">
        <w:rPr>
          <w:rFonts w:ascii="Arial" w:hAnsi="Arial"/>
          <w:noProof/>
          <w:spacing w:val="6"/>
        </w:rPr>
        <w:drawing>
          <wp:inline distT="0" distB="0" distL="0" distR="0" wp14:anchorId="628A9326" wp14:editId="6C9D2B0F">
            <wp:extent cx="4871085" cy="1957070"/>
            <wp:effectExtent l="0" t="0" r="571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1085" cy="1957070"/>
                    </a:xfrm>
                    <a:prstGeom prst="rect">
                      <a:avLst/>
                    </a:prstGeom>
                    <a:noFill/>
                  </pic:spPr>
                </pic:pic>
              </a:graphicData>
            </a:graphic>
          </wp:inline>
        </w:drawing>
      </w:r>
    </w:p>
    <w:p w14:paraId="6B4DC012" w14:textId="040F9ED3" w:rsidR="00BA4648" w:rsidRPr="007A5679" w:rsidRDefault="00BA4648" w:rsidP="00614889">
      <w:pPr>
        <w:pStyle w:val="a6"/>
        <w:ind w:firstLineChars="0" w:firstLine="0"/>
        <w:jc w:val="center"/>
        <w:rPr>
          <w:rFonts w:ascii="Arial" w:eastAsia="微软雅黑" w:hAnsi="Arial" w:cs="宋体"/>
          <w:spacing w:val="6"/>
          <w:sz w:val="24"/>
          <w:szCs w:val="24"/>
        </w:rPr>
      </w:pPr>
      <w:r w:rsidRPr="007A5679">
        <w:rPr>
          <w:rFonts w:ascii="Arial" w:eastAsia="微软雅黑" w:hAnsi="Arial" w:hint="eastAsia"/>
          <w:spacing w:val="6"/>
          <w:sz w:val="21"/>
          <w:szCs w:val="21"/>
        </w:rPr>
        <w:t>图</w:t>
      </w:r>
      <w:r w:rsidRPr="007A5679">
        <w:rPr>
          <w:rFonts w:ascii="Arial" w:eastAsia="微软雅黑" w:hAnsi="Arial" w:cs="Arial"/>
          <w:spacing w:val="6"/>
          <w:sz w:val="21"/>
          <w:szCs w:val="21"/>
        </w:rPr>
        <w:t>2.4</w:t>
      </w:r>
      <w:r w:rsidRPr="007A5679">
        <w:rPr>
          <w:rFonts w:ascii="Arial" w:eastAsia="微软雅黑" w:hAnsi="Arial"/>
          <w:spacing w:val="6"/>
          <w:sz w:val="21"/>
          <w:szCs w:val="21"/>
        </w:rPr>
        <w:t xml:space="preserve"> </w:t>
      </w:r>
      <w:ins w:id="32" w:author="周海京" w:date="2018-07-18T17:17:00Z">
        <w:r w:rsidR="00EB35A0">
          <w:rPr>
            <w:rFonts w:ascii="Arial" w:eastAsia="微软雅黑" w:hAnsi="Arial" w:hint="eastAsia"/>
            <w:spacing w:val="6"/>
            <w:sz w:val="21"/>
            <w:szCs w:val="21"/>
          </w:rPr>
          <w:t>QOS</w:t>
        </w:r>
      </w:ins>
      <w:r w:rsidR="00660485" w:rsidRPr="007A5679">
        <w:rPr>
          <w:rFonts w:ascii="Arial" w:eastAsia="微软雅黑" w:hAnsi="Arial" w:hint="eastAsia"/>
          <w:spacing w:val="6"/>
          <w:sz w:val="21"/>
          <w:szCs w:val="21"/>
        </w:rPr>
        <w:t>双层</w:t>
      </w:r>
      <w:ins w:id="33" w:author="周海京" w:date="2018-07-18T17:17:00Z">
        <w:r w:rsidR="00EB35A0">
          <w:rPr>
            <w:rFonts w:ascii="Arial" w:eastAsia="微软雅黑" w:hAnsi="Arial" w:hint="eastAsia"/>
            <w:spacing w:val="6"/>
            <w:sz w:val="21"/>
            <w:szCs w:val="21"/>
          </w:rPr>
          <w:t>代</w:t>
        </w:r>
      </w:ins>
      <w:r w:rsidR="00660485" w:rsidRPr="007A5679">
        <w:rPr>
          <w:rFonts w:ascii="Arial" w:eastAsia="微软雅黑" w:hAnsi="Arial" w:hint="eastAsia"/>
          <w:spacing w:val="6"/>
          <w:sz w:val="21"/>
          <w:szCs w:val="21"/>
        </w:rPr>
        <w:t>币示意图</w:t>
      </w:r>
    </w:p>
    <w:p w14:paraId="0F9D6CAD" w14:textId="77777777" w:rsidR="0098345F" w:rsidRDefault="0098345F" w:rsidP="004F2D44">
      <w:pPr>
        <w:ind w:firstLine="504"/>
        <w:jc w:val="both"/>
        <w:rPr>
          <w:rFonts w:ascii="Arial" w:hAnsi="Arial"/>
          <w:spacing w:val="6"/>
        </w:rPr>
        <w:sectPr w:rsidR="0098345F" w:rsidSect="0098345F">
          <w:footerReference w:type="default" r:id="rId30"/>
          <w:pgSz w:w="11906" w:h="16838"/>
          <w:pgMar w:top="1440" w:right="1800" w:bottom="1440" w:left="1800" w:header="851" w:footer="992" w:gutter="0"/>
          <w:pgNumType w:start="8"/>
          <w:cols w:space="425"/>
          <w:docGrid w:type="lines" w:linePitch="312"/>
        </w:sectPr>
      </w:pPr>
    </w:p>
    <w:p w14:paraId="094A58B6" w14:textId="58F6D02E" w:rsidR="00660485" w:rsidRPr="007A5679" w:rsidRDefault="00AF1F77" w:rsidP="004F2D44">
      <w:pPr>
        <w:ind w:firstLine="640"/>
        <w:jc w:val="both"/>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04320" behindDoc="0" locked="0" layoutInCell="1" allowOverlap="1" wp14:anchorId="54E3C758" wp14:editId="016A9DB0">
                <wp:simplePos x="0" y="0"/>
                <wp:positionH relativeFrom="page">
                  <wp:posOffset>7388225</wp:posOffset>
                </wp:positionH>
                <wp:positionV relativeFrom="paragraph">
                  <wp:posOffset>-353060</wp:posOffset>
                </wp:positionV>
                <wp:extent cx="172800" cy="237600"/>
                <wp:effectExtent l="0" t="0" r="0" b="0"/>
                <wp:wrapNone/>
                <wp:docPr id="213" name="矩形 213"/>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6263429" id="矩形 213" o:spid="_x0000_s1026" style="position:absolute;left:0;text-align:left;margin-left:581.75pt;margin-top:-27.8pt;width:13.6pt;height:18.7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AAi9kieAgAAhQUAAA4AAAAAAAAAAAAAAAAALgIAAGRy&#10;cy9lMm9Eb2MueG1sUEsBAi0AFAAGAAgAAAAhAHCtDe3fAAAADQEAAA8AAAAAAAAAAAAAAAAA+AQA&#10;AGRycy9kb3ducmV2LnhtbFBLBQYAAAAABAAEAPMAAAAEBgAAAAA=&#10;" fillcolor="red" stroked="f" strokeweight="2pt">
                <w10:wrap anchorx="page"/>
              </v:rect>
            </w:pict>
          </mc:Fallback>
        </mc:AlternateContent>
      </w:r>
      <w:r w:rsidR="00660485" w:rsidRPr="007A5679">
        <w:rPr>
          <w:rFonts w:ascii="Arial" w:hAnsi="Arial" w:hint="eastAsia"/>
          <w:spacing w:val="6"/>
        </w:rPr>
        <w:t>衍生币的计算机表示：</w:t>
      </w:r>
    </w:p>
    <w:p w14:paraId="0439FCB0" w14:textId="031A90F8" w:rsidR="00660485" w:rsidRPr="007A5679" w:rsidRDefault="00660485"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struct token{amount uint,id uint}</w:t>
      </w:r>
    </w:p>
    <w:p w14:paraId="3F9F92C0" w14:textId="77777777" w:rsidR="00660485" w:rsidRPr="007A5679" w:rsidRDefault="00660485" w:rsidP="004F2D44">
      <w:pPr>
        <w:ind w:firstLine="504"/>
        <w:jc w:val="both"/>
        <w:rPr>
          <w:rFonts w:ascii="Arial" w:hAnsi="Arial"/>
          <w:spacing w:val="6"/>
        </w:rPr>
      </w:pPr>
      <w:r w:rsidRPr="007A5679">
        <w:rPr>
          <w:rFonts w:ascii="Arial" w:hAnsi="Arial" w:cs="Arial"/>
          <w:spacing w:val="6"/>
        </w:rPr>
        <w:t>QSC</w:t>
      </w:r>
      <w:r w:rsidRPr="007A5679">
        <w:rPr>
          <w:rFonts w:ascii="Arial" w:hAnsi="Arial" w:hint="eastAsia"/>
          <w:spacing w:val="6"/>
        </w:rPr>
        <w:t>标准：</w:t>
      </w:r>
    </w:p>
    <w:p w14:paraId="0379E8F4"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contract QSCInterface {</w:t>
      </w:r>
    </w:p>
    <w:p w14:paraId="76EA8359"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 xml:space="preserve">    string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constant name = "Token Name";</w:t>
      </w:r>
    </w:p>
    <w:p w14:paraId="1DBDDBB4"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 xml:space="preserve">    string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constant symbol = "SYM";</w:t>
      </w:r>
    </w:p>
    <w:p w14:paraId="17A2514C"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 xml:space="preserve">uint8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constant decimals = 0;</w:t>
      </w:r>
    </w:p>
    <w:p w14:paraId="4915A055"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 xml:space="preserve">    </w:t>
      </w:r>
      <w:r w:rsidRPr="007A5679">
        <w:rPr>
          <w:rFonts w:ascii="Arial" w:hAnsi="Arial" w:cs="Courier New"/>
          <w:b/>
          <w:bCs/>
          <w:color w:val="008000"/>
          <w:spacing w:val="6"/>
          <w:szCs w:val="21"/>
        </w:rPr>
        <w:t>function</w:t>
      </w:r>
      <w:r w:rsidRPr="007A5679">
        <w:rPr>
          <w:rFonts w:ascii="Arial" w:hAnsi="Arial" w:cs="Courier New"/>
          <w:color w:val="000000"/>
          <w:spacing w:val="6"/>
          <w:szCs w:val="21"/>
        </w:rPr>
        <w:t xml:space="preserve"> totalSupply()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constant returns (uint);</w:t>
      </w:r>
    </w:p>
    <w:p w14:paraId="5DB4C0E8"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 xml:space="preserve">    </w:t>
      </w:r>
      <w:r w:rsidRPr="007A5679">
        <w:rPr>
          <w:rFonts w:ascii="Arial" w:hAnsi="Arial" w:cs="Courier New"/>
          <w:b/>
          <w:bCs/>
          <w:color w:val="008000"/>
          <w:spacing w:val="6"/>
          <w:szCs w:val="21"/>
        </w:rPr>
        <w:t>function</w:t>
      </w:r>
      <w:r w:rsidRPr="007A5679">
        <w:rPr>
          <w:rFonts w:ascii="Arial" w:hAnsi="Arial" w:cs="Courier New"/>
          <w:color w:val="000000"/>
          <w:spacing w:val="6"/>
          <w:szCs w:val="21"/>
        </w:rPr>
        <w:t xml:space="preserve"> balanceOf(address tokenOwner)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constant returns (uint balance);</w:t>
      </w:r>
    </w:p>
    <w:p w14:paraId="7A5970ED"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 xml:space="preserve">    </w:t>
      </w:r>
      <w:r w:rsidRPr="007A5679">
        <w:rPr>
          <w:rFonts w:ascii="Arial" w:hAnsi="Arial" w:cs="Courier New"/>
          <w:b/>
          <w:bCs/>
          <w:color w:val="008000"/>
          <w:spacing w:val="6"/>
          <w:szCs w:val="21"/>
        </w:rPr>
        <w:t>function</w:t>
      </w:r>
      <w:r w:rsidRPr="007A5679">
        <w:rPr>
          <w:rFonts w:ascii="Arial" w:hAnsi="Arial" w:cs="Courier New"/>
          <w:color w:val="000000"/>
          <w:spacing w:val="6"/>
          <w:szCs w:val="21"/>
        </w:rPr>
        <w:t xml:space="preserve"> allowance(address tokenOwner, address spender)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constant returns (uint remaining);</w:t>
      </w:r>
    </w:p>
    <w:p w14:paraId="544E1C79"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 xml:space="preserve">    </w:t>
      </w:r>
      <w:r w:rsidRPr="007A5679">
        <w:rPr>
          <w:rFonts w:ascii="Arial" w:hAnsi="Arial" w:cs="Courier New"/>
          <w:b/>
          <w:bCs/>
          <w:color w:val="008000"/>
          <w:spacing w:val="6"/>
          <w:szCs w:val="21"/>
        </w:rPr>
        <w:t>function</w:t>
      </w:r>
      <w:r w:rsidRPr="007A5679">
        <w:rPr>
          <w:rFonts w:ascii="Arial" w:hAnsi="Arial" w:cs="Courier New"/>
          <w:color w:val="000000"/>
          <w:spacing w:val="6"/>
          <w:szCs w:val="21"/>
        </w:rPr>
        <w:t xml:space="preserve"> transfer(address to, uint tokens)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returns (bool success);</w:t>
      </w:r>
    </w:p>
    <w:p w14:paraId="53A728D8"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 xml:space="preserve">    </w:t>
      </w:r>
      <w:r w:rsidRPr="007A5679">
        <w:rPr>
          <w:rFonts w:ascii="Arial" w:hAnsi="Arial" w:cs="Courier New"/>
          <w:b/>
          <w:bCs/>
          <w:color w:val="008000"/>
          <w:spacing w:val="6"/>
          <w:szCs w:val="21"/>
        </w:rPr>
        <w:t>function</w:t>
      </w:r>
      <w:r w:rsidRPr="007A5679">
        <w:rPr>
          <w:rFonts w:ascii="Arial" w:hAnsi="Arial" w:cs="Courier New"/>
          <w:color w:val="000000"/>
          <w:spacing w:val="6"/>
          <w:szCs w:val="21"/>
        </w:rPr>
        <w:t xml:space="preserve"> approve(address spender, uint tokens)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returns (bool success);</w:t>
      </w:r>
    </w:p>
    <w:p w14:paraId="4ED6CCF8" w14:textId="77777777" w:rsidR="000B18C9" w:rsidRPr="007A5679" w:rsidRDefault="000B18C9" w:rsidP="00795581">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400" w:firstLine="1008"/>
        <w:jc w:val="both"/>
        <w:rPr>
          <w:rFonts w:ascii="Arial" w:hAnsi="Arial" w:cs="Courier New"/>
          <w:color w:val="000000"/>
          <w:spacing w:val="6"/>
          <w:szCs w:val="21"/>
        </w:rPr>
      </w:pPr>
      <w:r w:rsidRPr="007A5679">
        <w:rPr>
          <w:rFonts w:ascii="Arial" w:hAnsi="Arial" w:cs="Courier New"/>
          <w:b/>
          <w:bCs/>
          <w:color w:val="008000"/>
          <w:spacing w:val="6"/>
          <w:szCs w:val="21"/>
        </w:rPr>
        <w:t>function</w:t>
      </w:r>
      <w:r w:rsidRPr="007A5679">
        <w:rPr>
          <w:rFonts w:ascii="Arial" w:hAnsi="Arial" w:cs="Courier New"/>
          <w:color w:val="000000"/>
          <w:spacing w:val="6"/>
          <w:szCs w:val="21"/>
        </w:rPr>
        <w:t xml:space="preserve"> transferFrom(address from, address to, uint tokens)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returns (bool success);</w:t>
      </w:r>
    </w:p>
    <w:p w14:paraId="21823284" w14:textId="77777777" w:rsidR="000B18C9" w:rsidRPr="007A5679" w:rsidRDefault="000B18C9" w:rsidP="00795581">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400" w:firstLine="1008"/>
        <w:jc w:val="both"/>
        <w:rPr>
          <w:rFonts w:ascii="Arial" w:hAnsi="Arial" w:cs="Courier New"/>
          <w:color w:val="000000"/>
          <w:spacing w:val="6"/>
          <w:szCs w:val="21"/>
        </w:rPr>
      </w:pPr>
      <w:r w:rsidRPr="007A5679">
        <w:rPr>
          <w:rFonts w:ascii="Arial" w:hAnsi="Arial" w:cs="Courier New"/>
          <w:b/>
          <w:bCs/>
          <w:color w:val="008000"/>
          <w:spacing w:val="6"/>
          <w:szCs w:val="21"/>
        </w:rPr>
        <w:t>function</w:t>
      </w:r>
      <w:r w:rsidRPr="007A5679">
        <w:rPr>
          <w:rFonts w:ascii="Arial" w:hAnsi="Arial" w:cs="Courier New"/>
          <w:color w:val="000000"/>
          <w:spacing w:val="6"/>
          <w:szCs w:val="21"/>
        </w:rPr>
        <w:t xml:space="preserve"> frozenAmount(address tokenOwner)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returns (uint frozentokens);</w:t>
      </w:r>
    </w:p>
    <w:p w14:paraId="1AD8C56D" w14:textId="77777777" w:rsidR="000B18C9" w:rsidRPr="007A5679" w:rsidRDefault="000B18C9" w:rsidP="00795581">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400" w:firstLine="1008"/>
        <w:jc w:val="both"/>
        <w:rPr>
          <w:rFonts w:ascii="Arial" w:hAnsi="Arial" w:cs="Courier New"/>
          <w:color w:val="000000"/>
          <w:spacing w:val="6"/>
          <w:szCs w:val="21"/>
        </w:rPr>
      </w:pPr>
      <w:r w:rsidRPr="007A5679">
        <w:rPr>
          <w:rFonts w:ascii="Arial" w:hAnsi="Arial" w:cs="Courier New"/>
          <w:b/>
          <w:bCs/>
          <w:color w:val="008000"/>
          <w:spacing w:val="6"/>
          <w:szCs w:val="21"/>
        </w:rPr>
        <w:t>function</w:t>
      </w:r>
      <w:r w:rsidRPr="007A5679">
        <w:rPr>
          <w:rFonts w:ascii="Arial" w:hAnsi="Arial" w:cs="Courier New"/>
          <w:color w:val="000000"/>
          <w:spacing w:val="6"/>
          <w:szCs w:val="21"/>
        </w:rPr>
        <w:t xml:space="preserve"> frozen(address tokenOwner, uint tokens)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returns (bool success);</w:t>
      </w:r>
    </w:p>
    <w:p w14:paraId="091AA76A" w14:textId="77777777" w:rsidR="000B18C9" w:rsidRPr="007A5679" w:rsidRDefault="000B18C9" w:rsidP="00795581">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400" w:firstLine="1008"/>
        <w:jc w:val="both"/>
        <w:rPr>
          <w:rFonts w:ascii="Arial" w:hAnsi="Arial" w:cs="Courier New"/>
          <w:color w:val="000000"/>
          <w:spacing w:val="6"/>
          <w:szCs w:val="21"/>
        </w:rPr>
      </w:pPr>
      <w:r w:rsidRPr="007A5679">
        <w:rPr>
          <w:rFonts w:ascii="Arial" w:hAnsi="Arial" w:cs="Courier New"/>
          <w:b/>
          <w:bCs/>
          <w:color w:val="008000"/>
          <w:spacing w:val="6"/>
          <w:szCs w:val="21"/>
        </w:rPr>
        <w:t>function</w:t>
      </w:r>
      <w:r w:rsidRPr="007A5679">
        <w:rPr>
          <w:rFonts w:ascii="Arial" w:hAnsi="Arial" w:cs="Courier New"/>
          <w:color w:val="000000"/>
          <w:spacing w:val="6"/>
          <w:szCs w:val="21"/>
        </w:rPr>
        <w:t xml:space="preserve"> unfrozen(address tokenOwner, uint tokens)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returns (bool success);</w:t>
      </w:r>
    </w:p>
    <w:p w14:paraId="1F9A2D55" w14:textId="39641865"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 xml:space="preserve">       event Transfer(address indexed from, address indexed to, uint tokens);</w:t>
      </w:r>
    </w:p>
    <w:p w14:paraId="78C9DA0F" w14:textId="77777777" w:rsidR="000B18C9" w:rsidRPr="007A5679" w:rsidRDefault="000B18C9" w:rsidP="00795581">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550" w:firstLine="1386"/>
        <w:jc w:val="both"/>
        <w:rPr>
          <w:rFonts w:ascii="Arial" w:hAnsi="Arial" w:cs="Courier New"/>
          <w:color w:val="000000"/>
          <w:spacing w:val="6"/>
          <w:szCs w:val="21"/>
        </w:rPr>
      </w:pPr>
      <w:r w:rsidRPr="007A5679">
        <w:rPr>
          <w:rFonts w:ascii="Arial" w:hAnsi="Arial" w:cs="Courier New"/>
          <w:color w:val="000000"/>
          <w:spacing w:val="6"/>
          <w:szCs w:val="21"/>
        </w:rPr>
        <w:t>event Approval(address indexed tokenOwner, address indexed spender, uint tokens);</w:t>
      </w:r>
    </w:p>
    <w:p w14:paraId="72BF7CE3" w14:textId="77777777" w:rsidR="000B18C9" w:rsidRPr="007A5679" w:rsidRDefault="000B18C9" w:rsidP="00795581">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Chars="550" w:firstLine="1386"/>
        <w:jc w:val="both"/>
        <w:rPr>
          <w:rFonts w:ascii="Arial" w:hAnsi="Arial" w:cs="Courier New"/>
          <w:color w:val="000000"/>
          <w:spacing w:val="6"/>
          <w:szCs w:val="21"/>
        </w:rPr>
      </w:pPr>
      <w:r w:rsidRPr="007A5679">
        <w:rPr>
          <w:rFonts w:ascii="Arial" w:hAnsi="Arial" w:cs="Courier New"/>
          <w:color w:val="000000"/>
          <w:spacing w:val="6"/>
          <w:szCs w:val="21"/>
        </w:rPr>
        <w:t>event Frozen(address indexed tokenOwner, uint tokens);</w:t>
      </w:r>
    </w:p>
    <w:p w14:paraId="37271204"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p>
    <w:p w14:paraId="70EAFF8A"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//option. the contract owner use this function to pause the contract</w:t>
      </w:r>
    </w:p>
    <w:p w14:paraId="025A340B"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b/>
          <w:bCs/>
          <w:color w:val="008000"/>
          <w:spacing w:val="6"/>
          <w:szCs w:val="21"/>
        </w:rPr>
        <w:t>function</w:t>
      </w:r>
      <w:r w:rsidRPr="007A5679">
        <w:rPr>
          <w:rFonts w:ascii="Arial" w:hAnsi="Arial" w:cs="Courier New"/>
          <w:color w:val="000000"/>
          <w:spacing w:val="6"/>
          <w:szCs w:val="21"/>
        </w:rPr>
        <w:t xml:space="preserve"> pause()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returns (bool success);</w:t>
      </w:r>
    </w:p>
    <w:p w14:paraId="598B347B"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//base on QCP protocol, implement info exchange between chains</w:t>
      </w:r>
    </w:p>
    <w:p w14:paraId="4C692C26"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b/>
          <w:bCs/>
          <w:color w:val="008000"/>
          <w:spacing w:val="6"/>
          <w:szCs w:val="21"/>
        </w:rPr>
        <w:t>function</w:t>
      </w:r>
      <w:r w:rsidRPr="007A5679">
        <w:rPr>
          <w:rFonts w:ascii="Arial" w:hAnsi="Arial" w:cs="Courier New"/>
          <w:color w:val="000000"/>
          <w:spacing w:val="6"/>
          <w:szCs w:val="21"/>
        </w:rPr>
        <w:t xml:space="preserve"> qcpExchange() </w:t>
      </w:r>
      <w:r w:rsidRPr="007A5679">
        <w:rPr>
          <w:rFonts w:ascii="Arial" w:hAnsi="Arial" w:cs="Courier New"/>
          <w:b/>
          <w:bCs/>
          <w:color w:val="008000"/>
          <w:spacing w:val="6"/>
          <w:szCs w:val="21"/>
        </w:rPr>
        <w:t>public</w:t>
      </w:r>
      <w:r w:rsidRPr="007A5679">
        <w:rPr>
          <w:rFonts w:ascii="Arial" w:hAnsi="Arial" w:cs="Courier New"/>
          <w:color w:val="000000"/>
          <w:spacing w:val="6"/>
          <w:szCs w:val="21"/>
        </w:rPr>
        <w:t xml:space="preserve"> returns (bool success);</w:t>
      </w:r>
    </w:p>
    <w:p w14:paraId="79CF99FF" w14:textId="77777777" w:rsidR="000B18C9" w:rsidRPr="007A5679" w:rsidRDefault="000B18C9" w:rsidP="004F2D44">
      <w:pPr>
        <w:widowControl/>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ind w:firstLine="504"/>
        <w:jc w:val="both"/>
        <w:rPr>
          <w:rFonts w:ascii="Arial" w:hAnsi="Arial" w:cs="Courier New"/>
          <w:color w:val="000000"/>
          <w:spacing w:val="6"/>
          <w:szCs w:val="21"/>
        </w:rPr>
      </w:pPr>
      <w:r w:rsidRPr="007A5679">
        <w:rPr>
          <w:rFonts w:ascii="Arial" w:hAnsi="Arial" w:cs="Courier New"/>
          <w:color w:val="000000"/>
          <w:spacing w:val="6"/>
          <w:szCs w:val="21"/>
        </w:rPr>
        <w:t>}</w:t>
      </w:r>
    </w:p>
    <w:p w14:paraId="77EAFD37" w14:textId="77777777" w:rsidR="00CB3B15" w:rsidRDefault="00CB3B15" w:rsidP="004F2D44">
      <w:pPr>
        <w:ind w:firstLine="504"/>
        <w:jc w:val="both"/>
        <w:rPr>
          <w:rFonts w:ascii="Arial" w:hAnsi="Arial" w:cs="Arial"/>
          <w:spacing w:val="6"/>
        </w:rPr>
      </w:pPr>
    </w:p>
    <w:p w14:paraId="2460BE6E" w14:textId="77777777" w:rsidR="00CB3B15" w:rsidRDefault="00CB3B15" w:rsidP="004F2D44">
      <w:pPr>
        <w:ind w:firstLine="504"/>
        <w:jc w:val="both"/>
        <w:rPr>
          <w:rFonts w:ascii="Arial" w:hAnsi="Arial" w:cs="Arial"/>
          <w:spacing w:val="6"/>
        </w:rPr>
      </w:pPr>
    </w:p>
    <w:p w14:paraId="59E181F6" w14:textId="77777777" w:rsidR="00CB3B15" w:rsidRDefault="00CB3B15" w:rsidP="004F2D44">
      <w:pPr>
        <w:ind w:firstLine="504"/>
        <w:jc w:val="both"/>
        <w:rPr>
          <w:rFonts w:ascii="Arial" w:hAnsi="Arial" w:cs="Arial"/>
          <w:spacing w:val="6"/>
        </w:rPr>
      </w:pPr>
    </w:p>
    <w:p w14:paraId="758597C5" w14:textId="4A55D537" w:rsidR="00660485" w:rsidRPr="007A5679" w:rsidRDefault="00AF1F77" w:rsidP="004F2D44">
      <w:pPr>
        <w:ind w:firstLine="640"/>
        <w:jc w:val="both"/>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06368" behindDoc="0" locked="0" layoutInCell="1" allowOverlap="1" wp14:anchorId="3AFA0243" wp14:editId="183BFDFA">
                <wp:simplePos x="0" y="0"/>
                <wp:positionH relativeFrom="page">
                  <wp:posOffset>7388225</wp:posOffset>
                </wp:positionH>
                <wp:positionV relativeFrom="paragraph">
                  <wp:posOffset>-353060</wp:posOffset>
                </wp:positionV>
                <wp:extent cx="172800" cy="237600"/>
                <wp:effectExtent l="0" t="0" r="0" b="0"/>
                <wp:wrapNone/>
                <wp:docPr id="214" name="矩形 214"/>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24D0375" id="矩形 214" o:spid="_x0000_s1026" style="position:absolute;left:0;text-align:left;margin-left:581.75pt;margin-top:-27.8pt;width:13.6pt;height:18.7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J5NczSeAgAAhQUAAA4AAAAAAAAAAAAAAAAALgIAAGRy&#10;cy9lMm9Eb2MueG1sUEsBAi0AFAAGAAgAAAAhAHCtDe3fAAAADQEAAA8AAAAAAAAAAAAAAAAA+AQA&#10;AGRycy9kb3ducmV2LnhtbFBLBQYAAAAABAAEAPMAAAAEBgAAAAA=&#10;" fillcolor="red" stroked="f" strokeweight="2pt">
                <w10:wrap anchorx="page"/>
              </v:rect>
            </w:pict>
          </mc:Fallback>
        </mc:AlternateContent>
      </w:r>
      <w:r w:rsidR="00660485" w:rsidRPr="007A5679">
        <w:rPr>
          <w:rFonts w:ascii="Arial" w:hAnsi="Arial" w:cs="Arial"/>
          <w:spacing w:val="6"/>
        </w:rPr>
        <w:t>QSC</w:t>
      </w:r>
      <w:r w:rsidR="00660485" w:rsidRPr="007A5679">
        <w:rPr>
          <w:rFonts w:ascii="Arial" w:hAnsi="Arial" w:hint="eastAsia"/>
          <w:spacing w:val="6"/>
        </w:rPr>
        <w:t>标准说明：</w:t>
      </w:r>
    </w:p>
    <w:p w14:paraId="522BDE4E" w14:textId="77777777" w:rsidR="008623CD" w:rsidRPr="007A5679" w:rsidRDefault="008623CD" w:rsidP="004F2D44">
      <w:pPr>
        <w:spacing w:line="200" w:lineRule="exact"/>
        <w:ind w:firstLine="504"/>
        <w:jc w:val="both"/>
        <w:rPr>
          <w:rFonts w:ascii="Arial" w:hAnsi="Arial"/>
          <w:spacing w:val="6"/>
        </w:rPr>
      </w:pPr>
    </w:p>
    <w:tbl>
      <w:tblPr>
        <w:tblStyle w:val="a7"/>
        <w:tblW w:w="834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403"/>
        <w:gridCol w:w="1843"/>
        <w:gridCol w:w="5103"/>
      </w:tblGrid>
      <w:tr w:rsidR="004B5396" w:rsidRPr="007A5679" w14:paraId="77B783DD" w14:textId="77777777" w:rsidTr="00AB0B6B">
        <w:tc>
          <w:tcPr>
            <w:tcW w:w="1403" w:type="dxa"/>
            <w:vAlign w:val="center"/>
            <w:hideMark/>
          </w:tcPr>
          <w:p w14:paraId="4F2B57C8" w14:textId="77777777" w:rsidR="004B5396" w:rsidRPr="007A5679" w:rsidRDefault="004B5396" w:rsidP="004F2D44">
            <w:pPr>
              <w:ind w:firstLineChars="0" w:firstLine="0"/>
              <w:jc w:val="both"/>
              <w:rPr>
                <w:rFonts w:ascii="Arial" w:hAnsi="Arial"/>
                <w:spacing w:val="6"/>
              </w:rPr>
            </w:pPr>
            <w:r w:rsidRPr="007A5679">
              <w:rPr>
                <w:rFonts w:ascii="Arial" w:hAnsi="Arial" w:hint="eastAsia"/>
                <w:spacing w:val="6"/>
              </w:rPr>
              <w:t>类型</w:t>
            </w:r>
          </w:p>
        </w:tc>
        <w:tc>
          <w:tcPr>
            <w:tcW w:w="1843" w:type="dxa"/>
            <w:vAlign w:val="center"/>
            <w:hideMark/>
          </w:tcPr>
          <w:p w14:paraId="4CD3828D" w14:textId="77777777" w:rsidR="004B5396" w:rsidRPr="007A5679" w:rsidRDefault="004B5396" w:rsidP="004F2D44">
            <w:pPr>
              <w:ind w:firstLineChars="0" w:firstLine="0"/>
              <w:jc w:val="both"/>
              <w:rPr>
                <w:rFonts w:ascii="Arial" w:hAnsi="Arial"/>
                <w:spacing w:val="6"/>
              </w:rPr>
            </w:pPr>
            <w:r w:rsidRPr="007A5679">
              <w:rPr>
                <w:rFonts w:ascii="Arial" w:hAnsi="Arial" w:hint="eastAsia"/>
                <w:spacing w:val="6"/>
              </w:rPr>
              <w:t>名称</w:t>
            </w:r>
          </w:p>
        </w:tc>
        <w:tc>
          <w:tcPr>
            <w:tcW w:w="5103" w:type="dxa"/>
            <w:vAlign w:val="center"/>
            <w:hideMark/>
          </w:tcPr>
          <w:p w14:paraId="69442E77" w14:textId="77777777" w:rsidR="004B5396" w:rsidRPr="007A5679" w:rsidRDefault="004B5396" w:rsidP="004F2D44">
            <w:pPr>
              <w:ind w:firstLineChars="0" w:firstLine="0"/>
              <w:jc w:val="both"/>
              <w:rPr>
                <w:rFonts w:ascii="Arial" w:hAnsi="Arial"/>
                <w:spacing w:val="6"/>
              </w:rPr>
            </w:pPr>
            <w:r w:rsidRPr="007A5679">
              <w:rPr>
                <w:rFonts w:ascii="Arial" w:hAnsi="Arial" w:hint="eastAsia"/>
                <w:spacing w:val="6"/>
              </w:rPr>
              <w:t>说明</w:t>
            </w:r>
          </w:p>
        </w:tc>
      </w:tr>
      <w:tr w:rsidR="004B5396" w:rsidRPr="007A5679" w14:paraId="5A25DDDA" w14:textId="77777777" w:rsidTr="00AB0B6B">
        <w:tc>
          <w:tcPr>
            <w:tcW w:w="1403" w:type="dxa"/>
            <w:vMerge w:val="restart"/>
            <w:vAlign w:val="center"/>
          </w:tcPr>
          <w:p w14:paraId="6515E828" w14:textId="2043CCC8"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静态变量</w:t>
            </w:r>
          </w:p>
        </w:tc>
        <w:tc>
          <w:tcPr>
            <w:tcW w:w="1843" w:type="dxa"/>
            <w:vAlign w:val="center"/>
            <w:hideMark/>
          </w:tcPr>
          <w:p w14:paraId="14783EF2"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name</w:t>
            </w:r>
          </w:p>
        </w:tc>
        <w:tc>
          <w:tcPr>
            <w:tcW w:w="5103" w:type="dxa"/>
            <w:vAlign w:val="center"/>
            <w:hideMark/>
          </w:tcPr>
          <w:p w14:paraId="6413796B" w14:textId="77777777"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币的完整名称。</w:t>
            </w:r>
          </w:p>
        </w:tc>
      </w:tr>
      <w:tr w:rsidR="004B5396" w:rsidRPr="007A5679" w14:paraId="744B8069" w14:textId="77777777" w:rsidTr="00AB0B6B">
        <w:tc>
          <w:tcPr>
            <w:tcW w:w="1403" w:type="dxa"/>
            <w:vMerge/>
            <w:vAlign w:val="center"/>
            <w:hideMark/>
          </w:tcPr>
          <w:p w14:paraId="79BCE82E"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5F2433CE"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symbol</w:t>
            </w:r>
          </w:p>
        </w:tc>
        <w:tc>
          <w:tcPr>
            <w:tcW w:w="5103" w:type="dxa"/>
            <w:vAlign w:val="center"/>
            <w:hideMark/>
          </w:tcPr>
          <w:p w14:paraId="0AE452DC" w14:textId="77777777" w:rsidR="004B5396" w:rsidRPr="007A5679" w:rsidRDefault="004B5396" w:rsidP="004F2D44">
            <w:pPr>
              <w:spacing w:line="480" w:lineRule="exact"/>
              <w:ind w:firstLineChars="0" w:firstLine="0"/>
              <w:jc w:val="both"/>
              <w:rPr>
                <w:rFonts w:ascii="Arial" w:hAnsi="Arial" w:cs="Arial"/>
                <w:spacing w:val="6"/>
              </w:rPr>
            </w:pPr>
            <w:r w:rsidRPr="007A5679">
              <w:rPr>
                <w:rFonts w:ascii="Arial" w:hAnsi="Arial" w:cs="Arial" w:hint="eastAsia"/>
                <w:spacing w:val="6"/>
              </w:rPr>
              <w:t>币的符号，例如</w:t>
            </w:r>
            <w:r w:rsidRPr="007A5679">
              <w:rPr>
                <w:rFonts w:ascii="Arial" w:hAnsi="Arial" w:cs="Arial"/>
                <w:spacing w:val="6"/>
              </w:rPr>
              <w:t>QOS</w:t>
            </w:r>
            <w:r w:rsidRPr="007A5679">
              <w:rPr>
                <w:rFonts w:ascii="Arial" w:hAnsi="Arial" w:cs="Arial" w:hint="eastAsia"/>
                <w:spacing w:val="6"/>
              </w:rPr>
              <w:t>、</w:t>
            </w:r>
            <w:r w:rsidRPr="007A5679">
              <w:rPr>
                <w:rFonts w:ascii="Arial" w:hAnsi="Arial" w:cs="Arial"/>
                <w:spacing w:val="6"/>
              </w:rPr>
              <w:t>ETH</w:t>
            </w:r>
            <w:r w:rsidRPr="007A5679">
              <w:rPr>
                <w:rFonts w:ascii="Arial" w:hAnsi="Arial" w:cs="Arial" w:hint="eastAsia"/>
                <w:spacing w:val="6"/>
              </w:rPr>
              <w:t>等。</w:t>
            </w:r>
          </w:p>
        </w:tc>
      </w:tr>
      <w:tr w:rsidR="004B5396" w:rsidRPr="007A5679" w14:paraId="1A8D461B" w14:textId="77777777" w:rsidTr="00AB0B6B">
        <w:trPr>
          <w:trHeight w:val="616"/>
        </w:trPr>
        <w:tc>
          <w:tcPr>
            <w:tcW w:w="1403" w:type="dxa"/>
            <w:vMerge/>
            <w:vAlign w:val="center"/>
            <w:hideMark/>
          </w:tcPr>
          <w:p w14:paraId="0F8A28B8"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4248D5F6"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decimals</w:t>
            </w:r>
          </w:p>
        </w:tc>
        <w:tc>
          <w:tcPr>
            <w:tcW w:w="5103" w:type="dxa"/>
            <w:vAlign w:val="center"/>
            <w:hideMark/>
          </w:tcPr>
          <w:p w14:paraId="7F452444" w14:textId="77777777"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小数点位数。</w:t>
            </w:r>
          </w:p>
        </w:tc>
      </w:tr>
      <w:tr w:rsidR="004B5396" w:rsidRPr="007A5679" w14:paraId="3866C2F9" w14:textId="77777777" w:rsidTr="00AB0B6B">
        <w:tc>
          <w:tcPr>
            <w:tcW w:w="1403" w:type="dxa"/>
            <w:vMerge w:val="restart"/>
            <w:vAlign w:val="center"/>
          </w:tcPr>
          <w:p w14:paraId="67D9FB82" w14:textId="415A9EC4"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函数功能</w:t>
            </w:r>
          </w:p>
        </w:tc>
        <w:tc>
          <w:tcPr>
            <w:tcW w:w="1843" w:type="dxa"/>
            <w:vAlign w:val="center"/>
            <w:hideMark/>
          </w:tcPr>
          <w:p w14:paraId="3092A3C3"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totalSupply</w:t>
            </w:r>
          </w:p>
        </w:tc>
        <w:tc>
          <w:tcPr>
            <w:tcW w:w="5103" w:type="dxa"/>
            <w:vAlign w:val="center"/>
            <w:hideMark/>
          </w:tcPr>
          <w:p w14:paraId="04A13B26" w14:textId="77777777"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发行币的总量。</w:t>
            </w:r>
          </w:p>
        </w:tc>
      </w:tr>
      <w:tr w:rsidR="004B5396" w:rsidRPr="007A5679" w14:paraId="7D8E3F3D" w14:textId="77777777" w:rsidTr="00AB0B6B">
        <w:tc>
          <w:tcPr>
            <w:tcW w:w="1403" w:type="dxa"/>
            <w:vMerge/>
            <w:vAlign w:val="center"/>
            <w:hideMark/>
          </w:tcPr>
          <w:p w14:paraId="59529DB3"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5178D4A9"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balanceOf</w:t>
            </w:r>
          </w:p>
        </w:tc>
        <w:tc>
          <w:tcPr>
            <w:tcW w:w="5103" w:type="dxa"/>
            <w:vAlign w:val="center"/>
            <w:hideMark/>
          </w:tcPr>
          <w:p w14:paraId="2383422B" w14:textId="77777777"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获取指定地址币的余额。</w:t>
            </w:r>
          </w:p>
        </w:tc>
      </w:tr>
      <w:tr w:rsidR="004B5396" w:rsidRPr="007A5679" w14:paraId="214E144D" w14:textId="77777777" w:rsidTr="00AB0B6B">
        <w:trPr>
          <w:trHeight w:val="962"/>
        </w:trPr>
        <w:tc>
          <w:tcPr>
            <w:tcW w:w="1403" w:type="dxa"/>
            <w:vMerge/>
            <w:vAlign w:val="center"/>
            <w:hideMark/>
          </w:tcPr>
          <w:p w14:paraId="551CFC46"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5406DFAC"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transfer</w:t>
            </w:r>
          </w:p>
        </w:tc>
        <w:tc>
          <w:tcPr>
            <w:tcW w:w="5103" w:type="dxa"/>
            <w:vAlign w:val="center"/>
            <w:hideMark/>
          </w:tcPr>
          <w:p w14:paraId="26BFA5F3" w14:textId="77777777" w:rsidR="004B5396" w:rsidRPr="007A5679" w:rsidRDefault="004B5396" w:rsidP="004F2D44">
            <w:pPr>
              <w:spacing w:after="240" w:line="480" w:lineRule="exact"/>
              <w:ind w:firstLineChars="0" w:firstLine="0"/>
              <w:jc w:val="both"/>
              <w:rPr>
                <w:rFonts w:ascii="Arial" w:hAnsi="Arial"/>
                <w:spacing w:val="6"/>
              </w:rPr>
            </w:pPr>
            <w:r w:rsidRPr="007A5679">
              <w:rPr>
                <w:rFonts w:ascii="Arial" w:hAnsi="Arial" w:hint="eastAsia"/>
                <w:spacing w:val="6"/>
              </w:rPr>
              <w:t>调用</w:t>
            </w:r>
            <w:r w:rsidRPr="007A5679">
              <w:rPr>
                <w:rFonts w:ascii="Arial" w:hAnsi="Arial" w:cs="Arial"/>
                <w:spacing w:val="6"/>
              </w:rPr>
              <w:t>transfer</w:t>
            </w:r>
            <w:r w:rsidRPr="007A5679">
              <w:rPr>
                <w:rFonts w:ascii="Arial" w:hAnsi="Arial" w:hint="eastAsia"/>
                <w:spacing w:val="6"/>
              </w:rPr>
              <w:t>函数将自己的</w:t>
            </w:r>
            <w:r w:rsidRPr="007A5679">
              <w:rPr>
                <w:rFonts w:ascii="Arial" w:hAnsi="Arial" w:cs="Arial"/>
                <w:spacing w:val="6"/>
              </w:rPr>
              <w:t>token</w:t>
            </w:r>
            <w:r w:rsidRPr="007A5679">
              <w:rPr>
                <w:rFonts w:ascii="Arial" w:hAnsi="Arial" w:hint="eastAsia"/>
                <w:spacing w:val="6"/>
              </w:rPr>
              <w:t>转账给</w:t>
            </w:r>
            <w:r w:rsidRPr="007A5679">
              <w:rPr>
                <w:rFonts w:ascii="Arial" w:hAnsi="Arial" w:cs="Arial"/>
                <w:spacing w:val="6"/>
              </w:rPr>
              <w:t>to</w:t>
            </w:r>
            <w:r w:rsidRPr="007A5679">
              <w:rPr>
                <w:rFonts w:ascii="Arial" w:hAnsi="Arial" w:hint="eastAsia"/>
                <w:spacing w:val="6"/>
              </w:rPr>
              <w:t>地址，</w:t>
            </w:r>
            <w:r w:rsidRPr="007A5679">
              <w:rPr>
                <w:rFonts w:ascii="Arial" w:hAnsi="Arial" w:cs="Arial"/>
                <w:spacing w:val="6"/>
              </w:rPr>
              <w:t>value</w:t>
            </w:r>
            <w:r w:rsidRPr="007A5679">
              <w:rPr>
                <w:rFonts w:ascii="Arial" w:hAnsi="Arial" w:hint="eastAsia"/>
                <w:spacing w:val="6"/>
              </w:rPr>
              <w:t>为转账个数。</w:t>
            </w:r>
          </w:p>
        </w:tc>
      </w:tr>
      <w:tr w:rsidR="004B5396" w:rsidRPr="007A5679" w14:paraId="741C4291" w14:textId="77777777" w:rsidTr="00AB0B6B">
        <w:trPr>
          <w:trHeight w:val="1026"/>
        </w:trPr>
        <w:tc>
          <w:tcPr>
            <w:tcW w:w="1403" w:type="dxa"/>
            <w:vMerge/>
            <w:vAlign w:val="center"/>
            <w:hideMark/>
          </w:tcPr>
          <w:p w14:paraId="4B6D8A37"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445C3B51"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approve</w:t>
            </w:r>
          </w:p>
        </w:tc>
        <w:tc>
          <w:tcPr>
            <w:tcW w:w="5103" w:type="dxa"/>
            <w:vAlign w:val="center"/>
            <w:hideMark/>
          </w:tcPr>
          <w:p w14:paraId="215C7C60" w14:textId="77777777" w:rsidR="004B5396" w:rsidRPr="007A5679" w:rsidRDefault="004B5396" w:rsidP="004F2D44">
            <w:pPr>
              <w:spacing w:after="240" w:line="400" w:lineRule="exact"/>
              <w:ind w:firstLineChars="0" w:firstLine="0"/>
              <w:jc w:val="both"/>
              <w:rPr>
                <w:rFonts w:ascii="Arial" w:hAnsi="Arial"/>
                <w:spacing w:val="6"/>
              </w:rPr>
            </w:pPr>
            <w:r w:rsidRPr="007A5679">
              <w:rPr>
                <w:rFonts w:ascii="Arial" w:hAnsi="Arial" w:hint="eastAsia"/>
                <w:spacing w:val="6"/>
              </w:rPr>
              <w:t>批准</w:t>
            </w:r>
            <w:r w:rsidRPr="007A5679">
              <w:rPr>
                <w:rFonts w:ascii="Arial" w:hAnsi="Arial" w:cs="Arial"/>
                <w:spacing w:val="6"/>
              </w:rPr>
              <w:t>spender</w:t>
            </w:r>
            <w:r w:rsidRPr="007A5679">
              <w:rPr>
                <w:rFonts w:ascii="Arial" w:hAnsi="Arial" w:hint="eastAsia"/>
                <w:spacing w:val="6"/>
              </w:rPr>
              <w:t>账户从自己的账户转移</w:t>
            </w:r>
            <w:r w:rsidRPr="007A5679">
              <w:rPr>
                <w:rFonts w:ascii="Arial" w:hAnsi="Arial" w:cs="Arial"/>
                <w:spacing w:val="6"/>
              </w:rPr>
              <w:t>value</w:t>
            </w:r>
            <w:r w:rsidRPr="007A5679">
              <w:rPr>
                <w:rFonts w:ascii="Arial" w:hAnsi="Arial" w:hint="eastAsia"/>
                <w:spacing w:val="6"/>
              </w:rPr>
              <w:t>个</w:t>
            </w:r>
            <w:r w:rsidRPr="007A5679">
              <w:rPr>
                <w:rFonts w:ascii="Arial" w:hAnsi="Arial" w:cs="Arial"/>
                <w:spacing w:val="6"/>
              </w:rPr>
              <w:t>token</w:t>
            </w:r>
            <w:r w:rsidRPr="007A5679">
              <w:rPr>
                <w:rFonts w:ascii="Arial" w:hAnsi="Arial" w:hint="eastAsia"/>
                <w:spacing w:val="6"/>
              </w:rPr>
              <w:t>。可以分多次转移。</w:t>
            </w:r>
          </w:p>
        </w:tc>
      </w:tr>
      <w:tr w:rsidR="004B5396" w:rsidRPr="007A5679" w14:paraId="478B30B7" w14:textId="77777777" w:rsidTr="00AB0B6B">
        <w:tc>
          <w:tcPr>
            <w:tcW w:w="1403" w:type="dxa"/>
            <w:vMerge/>
            <w:vAlign w:val="center"/>
            <w:hideMark/>
          </w:tcPr>
          <w:p w14:paraId="7B32B0C1"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62B3D485"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transferFrom</w:t>
            </w:r>
          </w:p>
        </w:tc>
        <w:tc>
          <w:tcPr>
            <w:tcW w:w="5103" w:type="dxa"/>
            <w:vAlign w:val="center"/>
            <w:hideMark/>
          </w:tcPr>
          <w:p w14:paraId="27ECEEA0" w14:textId="77777777" w:rsidR="004B5396" w:rsidRPr="007A5679" w:rsidRDefault="004B5396" w:rsidP="004F2D44">
            <w:pPr>
              <w:spacing w:after="240" w:line="400" w:lineRule="exact"/>
              <w:ind w:firstLineChars="0" w:firstLine="0"/>
              <w:jc w:val="both"/>
              <w:rPr>
                <w:rFonts w:ascii="Arial" w:hAnsi="Arial"/>
                <w:spacing w:val="6"/>
              </w:rPr>
            </w:pPr>
            <w:r w:rsidRPr="007A5679">
              <w:rPr>
                <w:rFonts w:ascii="Arial" w:hAnsi="Arial" w:hint="eastAsia"/>
                <w:spacing w:val="6"/>
              </w:rPr>
              <w:t>与</w:t>
            </w:r>
            <w:r w:rsidRPr="007A5679">
              <w:rPr>
                <w:rFonts w:ascii="Arial" w:hAnsi="Arial" w:cs="Arial"/>
                <w:spacing w:val="6"/>
              </w:rPr>
              <w:t>approve</w:t>
            </w:r>
            <w:r w:rsidRPr="007A5679">
              <w:rPr>
                <w:rFonts w:ascii="Arial" w:hAnsi="Arial" w:hint="eastAsia"/>
                <w:spacing w:val="6"/>
              </w:rPr>
              <w:t>搭配使用，</w:t>
            </w:r>
            <w:r w:rsidRPr="007A5679">
              <w:rPr>
                <w:rFonts w:ascii="Arial" w:hAnsi="Arial" w:cs="Arial"/>
                <w:spacing w:val="6"/>
              </w:rPr>
              <w:t>approve</w:t>
            </w:r>
            <w:r w:rsidRPr="007A5679">
              <w:rPr>
                <w:rFonts w:ascii="Arial" w:hAnsi="Arial" w:hint="eastAsia"/>
                <w:spacing w:val="6"/>
              </w:rPr>
              <w:t>批准之后，调用</w:t>
            </w:r>
            <w:r w:rsidRPr="007A5679">
              <w:rPr>
                <w:rFonts w:ascii="Arial" w:hAnsi="Arial" w:cs="Arial"/>
                <w:spacing w:val="6"/>
              </w:rPr>
              <w:t>transferFrom</w:t>
            </w:r>
            <w:r w:rsidRPr="007A5679">
              <w:rPr>
                <w:rFonts w:ascii="Arial" w:hAnsi="Arial" w:hint="eastAsia"/>
                <w:spacing w:val="6"/>
              </w:rPr>
              <w:t>函数来转移</w:t>
            </w:r>
            <w:r w:rsidRPr="007A5679">
              <w:rPr>
                <w:rFonts w:ascii="Arial" w:hAnsi="Arial" w:cs="Arial"/>
                <w:spacing w:val="6"/>
              </w:rPr>
              <w:t>token</w:t>
            </w:r>
            <w:r w:rsidRPr="007A5679">
              <w:rPr>
                <w:rFonts w:ascii="Arial" w:hAnsi="Arial" w:hint="eastAsia"/>
                <w:spacing w:val="6"/>
              </w:rPr>
              <w:t>。</w:t>
            </w:r>
          </w:p>
        </w:tc>
      </w:tr>
      <w:tr w:rsidR="004B5396" w:rsidRPr="007A5679" w14:paraId="3C728F00" w14:textId="77777777" w:rsidTr="00AB0B6B">
        <w:tc>
          <w:tcPr>
            <w:tcW w:w="1403" w:type="dxa"/>
            <w:vMerge/>
            <w:vAlign w:val="center"/>
            <w:hideMark/>
          </w:tcPr>
          <w:p w14:paraId="41D8A5FC"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2F6495A8"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allowance</w:t>
            </w:r>
          </w:p>
        </w:tc>
        <w:tc>
          <w:tcPr>
            <w:tcW w:w="5103" w:type="dxa"/>
            <w:vAlign w:val="center"/>
            <w:hideMark/>
          </w:tcPr>
          <w:p w14:paraId="40CE1118" w14:textId="77777777"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返回</w:t>
            </w:r>
            <w:r w:rsidRPr="007A5679">
              <w:rPr>
                <w:rFonts w:ascii="Arial" w:hAnsi="Arial" w:cs="Arial"/>
                <w:spacing w:val="6"/>
              </w:rPr>
              <w:t>spender</w:t>
            </w:r>
            <w:r w:rsidRPr="007A5679">
              <w:rPr>
                <w:rFonts w:ascii="Arial" w:hAnsi="Arial" w:hint="eastAsia"/>
                <w:spacing w:val="6"/>
              </w:rPr>
              <w:t>能提取</w:t>
            </w:r>
            <w:r w:rsidRPr="007A5679">
              <w:rPr>
                <w:rFonts w:ascii="Arial" w:hAnsi="Arial" w:cs="Arial"/>
                <w:spacing w:val="6"/>
              </w:rPr>
              <w:t>token</w:t>
            </w:r>
            <w:r w:rsidRPr="007A5679">
              <w:rPr>
                <w:rFonts w:ascii="Arial" w:hAnsi="Arial" w:hint="eastAsia"/>
                <w:spacing w:val="6"/>
              </w:rPr>
              <w:t>的个数。</w:t>
            </w:r>
          </w:p>
        </w:tc>
      </w:tr>
      <w:tr w:rsidR="004B5396" w:rsidRPr="007A5679" w14:paraId="00A12EE6" w14:textId="77777777" w:rsidTr="00AB0B6B">
        <w:tc>
          <w:tcPr>
            <w:tcW w:w="1403" w:type="dxa"/>
            <w:vMerge/>
            <w:vAlign w:val="center"/>
            <w:hideMark/>
          </w:tcPr>
          <w:p w14:paraId="11E4BF35"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0F87FD51"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frozen</w:t>
            </w:r>
          </w:p>
        </w:tc>
        <w:tc>
          <w:tcPr>
            <w:tcW w:w="5103" w:type="dxa"/>
            <w:vAlign w:val="center"/>
            <w:hideMark/>
          </w:tcPr>
          <w:p w14:paraId="6F0DD494" w14:textId="77777777"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冻结一定数额</w:t>
            </w:r>
            <w:r w:rsidRPr="007A5679">
              <w:rPr>
                <w:rFonts w:ascii="Arial" w:hAnsi="Arial" w:cs="Arial"/>
                <w:spacing w:val="6"/>
              </w:rPr>
              <w:t>token</w:t>
            </w:r>
            <w:r w:rsidRPr="007A5679">
              <w:rPr>
                <w:rFonts w:ascii="Arial" w:hAnsi="Arial" w:hint="eastAsia"/>
                <w:spacing w:val="6"/>
              </w:rPr>
              <w:t>。</w:t>
            </w:r>
          </w:p>
        </w:tc>
      </w:tr>
      <w:tr w:rsidR="004B5396" w:rsidRPr="007A5679" w14:paraId="7296D0A7" w14:textId="77777777" w:rsidTr="00AB0B6B">
        <w:tc>
          <w:tcPr>
            <w:tcW w:w="1403" w:type="dxa"/>
            <w:vMerge/>
            <w:vAlign w:val="center"/>
            <w:hideMark/>
          </w:tcPr>
          <w:p w14:paraId="4290EE38"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4D0FAAD1"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unfrozen</w:t>
            </w:r>
          </w:p>
        </w:tc>
        <w:tc>
          <w:tcPr>
            <w:tcW w:w="5103" w:type="dxa"/>
            <w:vAlign w:val="center"/>
            <w:hideMark/>
          </w:tcPr>
          <w:p w14:paraId="6D18FC60" w14:textId="77777777"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解冻一定数额</w:t>
            </w:r>
            <w:r w:rsidRPr="007A5679">
              <w:rPr>
                <w:rFonts w:ascii="Arial" w:hAnsi="Arial" w:cs="Arial"/>
                <w:spacing w:val="6"/>
              </w:rPr>
              <w:t>token</w:t>
            </w:r>
            <w:r w:rsidRPr="007A5679">
              <w:rPr>
                <w:rFonts w:ascii="Arial" w:hAnsi="Arial" w:hint="eastAsia"/>
                <w:spacing w:val="6"/>
              </w:rPr>
              <w:t>。</w:t>
            </w:r>
          </w:p>
        </w:tc>
      </w:tr>
      <w:tr w:rsidR="004B5396" w:rsidRPr="007A5679" w14:paraId="22BBB44F" w14:textId="77777777" w:rsidTr="00AB0B6B">
        <w:tc>
          <w:tcPr>
            <w:tcW w:w="1403" w:type="dxa"/>
            <w:vMerge/>
            <w:vAlign w:val="center"/>
            <w:hideMark/>
          </w:tcPr>
          <w:p w14:paraId="1ECF9885"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1D1AF7EA"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frozenAmount</w:t>
            </w:r>
          </w:p>
        </w:tc>
        <w:tc>
          <w:tcPr>
            <w:tcW w:w="5103" w:type="dxa"/>
            <w:vAlign w:val="center"/>
            <w:hideMark/>
          </w:tcPr>
          <w:p w14:paraId="2EA59E6E" w14:textId="77777777"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获得指定账户当前被冻结的</w:t>
            </w:r>
            <w:r w:rsidRPr="007A5679">
              <w:rPr>
                <w:rFonts w:ascii="Arial" w:hAnsi="Arial" w:cs="Arial"/>
                <w:spacing w:val="6"/>
              </w:rPr>
              <w:t>token</w:t>
            </w:r>
            <w:r w:rsidRPr="007A5679">
              <w:rPr>
                <w:rFonts w:ascii="Arial" w:hAnsi="Arial" w:hint="eastAsia"/>
                <w:spacing w:val="6"/>
              </w:rPr>
              <w:t>总额。</w:t>
            </w:r>
          </w:p>
        </w:tc>
      </w:tr>
      <w:tr w:rsidR="004B5396" w:rsidRPr="007A5679" w14:paraId="0573FB2A" w14:textId="77777777" w:rsidTr="00AB0B6B">
        <w:tc>
          <w:tcPr>
            <w:tcW w:w="1403" w:type="dxa"/>
            <w:vMerge/>
            <w:vAlign w:val="center"/>
            <w:hideMark/>
          </w:tcPr>
          <w:p w14:paraId="16010614"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4052FCC4"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pause</w:t>
            </w:r>
          </w:p>
        </w:tc>
        <w:tc>
          <w:tcPr>
            <w:tcW w:w="5103" w:type="dxa"/>
            <w:vAlign w:val="center"/>
            <w:hideMark/>
          </w:tcPr>
          <w:p w14:paraId="4AB7BA54" w14:textId="77777777"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暂停该合约所有调用。由合约所有者在特殊情况下调用，以便解决</w:t>
            </w:r>
            <w:r w:rsidRPr="007A5679">
              <w:rPr>
                <w:rFonts w:ascii="Arial" w:hAnsi="Arial" w:cs="Arial"/>
                <w:spacing w:val="6"/>
              </w:rPr>
              <w:t>bug</w:t>
            </w:r>
            <w:r w:rsidRPr="007A5679">
              <w:rPr>
                <w:rFonts w:ascii="Arial" w:hAnsi="Arial" w:hint="eastAsia"/>
                <w:spacing w:val="6"/>
              </w:rPr>
              <w:t>并止损。</w:t>
            </w:r>
          </w:p>
        </w:tc>
      </w:tr>
      <w:tr w:rsidR="004B5396" w:rsidRPr="007A5679" w14:paraId="458C1491" w14:textId="77777777" w:rsidTr="00AB0B6B">
        <w:tc>
          <w:tcPr>
            <w:tcW w:w="1403" w:type="dxa"/>
            <w:vMerge/>
            <w:vAlign w:val="center"/>
            <w:hideMark/>
          </w:tcPr>
          <w:p w14:paraId="4D773B25"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7224DFD1"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qcpExchange</w:t>
            </w:r>
          </w:p>
        </w:tc>
        <w:tc>
          <w:tcPr>
            <w:tcW w:w="5103" w:type="dxa"/>
            <w:vAlign w:val="center"/>
            <w:hideMark/>
          </w:tcPr>
          <w:p w14:paraId="0BAB4BEA" w14:textId="77777777"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基于</w:t>
            </w:r>
            <w:r w:rsidRPr="007A5679">
              <w:rPr>
                <w:rFonts w:ascii="Arial" w:hAnsi="Arial" w:cs="Arial"/>
                <w:spacing w:val="6"/>
              </w:rPr>
              <w:t>QPC</w:t>
            </w:r>
            <w:r w:rsidRPr="007A5679">
              <w:rPr>
                <w:rFonts w:ascii="Arial" w:hAnsi="Arial" w:hint="eastAsia"/>
                <w:spacing w:val="6"/>
              </w:rPr>
              <w:t>协议，实现跨链的信息交互。</w:t>
            </w:r>
          </w:p>
        </w:tc>
      </w:tr>
      <w:tr w:rsidR="004B5396" w:rsidRPr="007A5679" w14:paraId="71C9DB0F" w14:textId="77777777" w:rsidTr="00AB0B6B">
        <w:trPr>
          <w:trHeight w:val="712"/>
        </w:trPr>
        <w:tc>
          <w:tcPr>
            <w:tcW w:w="1403" w:type="dxa"/>
            <w:vMerge w:val="restart"/>
            <w:vAlign w:val="center"/>
            <w:hideMark/>
          </w:tcPr>
          <w:p w14:paraId="29FDE03C" w14:textId="7E4D28AF"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rPr>
              <w:t>事件</w:t>
            </w:r>
          </w:p>
        </w:tc>
        <w:tc>
          <w:tcPr>
            <w:tcW w:w="1843" w:type="dxa"/>
            <w:vAlign w:val="center"/>
            <w:hideMark/>
          </w:tcPr>
          <w:p w14:paraId="0B90244F"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Transfer</w:t>
            </w:r>
          </w:p>
        </w:tc>
        <w:tc>
          <w:tcPr>
            <w:tcW w:w="5103" w:type="dxa"/>
            <w:vAlign w:val="center"/>
            <w:hideMark/>
          </w:tcPr>
          <w:p w14:paraId="33CD9B41" w14:textId="77777777" w:rsidR="004B5396" w:rsidRPr="007A5679" w:rsidRDefault="004B5396" w:rsidP="004F2D44">
            <w:pPr>
              <w:spacing w:line="480" w:lineRule="exact"/>
              <w:ind w:firstLineChars="0" w:firstLine="0"/>
              <w:jc w:val="both"/>
              <w:rPr>
                <w:rFonts w:ascii="Arial" w:hAnsi="Arial"/>
                <w:spacing w:val="6"/>
              </w:rPr>
            </w:pPr>
            <w:r w:rsidRPr="007A5679">
              <w:rPr>
                <w:rFonts w:ascii="Arial" w:hAnsi="Arial" w:hint="eastAsia"/>
                <w:spacing w:val="6"/>
                <w:shd w:val="clear" w:color="auto" w:fill="FFFFFF"/>
              </w:rPr>
              <w:t>当成功转移</w:t>
            </w:r>
            <w:r w:rsidRPr="007A5679">
              <w:rPr>
                <w:rFonts w:ascii="Arial" w:hAnsi="Arial" w:cs="Arial"/>
                <w:spacing w:val="6"/>
              </w:rPr>
              <w:t>token</w:t>
            </w:r>
            <w:r w:rsidRPr="007A5679">
              <w:rPr>
                <w:rFonts w:ascii="Arial" w:hAnsi="Arial" w:hint="eastAsia"/>
                <w:spacing w:val="6"/>
                <w:shd w:val="clear" w:color="auto" w:fill="FFFFFF"/>
              </w:rPr>
              <w:t>时，触发</w:t>
            </w:r>
            <w:r w:rsidRPr="007A5679">
              <w:rPr>
                <w:rFonts w:ascii="Arial" w:hAnsi="Arial" w:cs="Arial"/>
                <w:spacing w:val="6"/>
                <w:shd w:val="clear" w:color="auto" w:fill="FFFFFF"/>
              </w:rPr>
              <w:t>T</w:t>
            </w:r>
            <w:r w:rsidRPr="007A5679">
              <w:rPr>
                <w:rFonts w:ascii="Arial" w:hAnsi="Arial" w:cs="Arial"/>
                <w:spacing w:val="6"/>
              </w:rPr>
              <w:t>ransfer</w:t>
            </w:r>
            <w:r w:rsidRPr="007A5679">
              <w:rPr>
                <w:rFonts w:ascii="Arial" w:hAnsi="Arial" w:hint="eastAsia"/>
                <w:spacing w:val="6"/>
                <w:shd w:val="clear" w:color="auto" w:fill="FFFFFF"/>
              </w:rPr>
              <w:t>事件。</w:t>
            </w:r>
          </w:p>
        </w:tc>
      </w:tr>
      <w:tr w:rsidR="004B5396" w:rsidRPr="007A5679" w14:paraId="176F133F" w14:textId="77777777" w:rsidTr="00AB0B6B">
        <w:tc>
          <w:tcPr>
            <w:tcW w:w="1403" w:type="dxa"/>
            <w:vMerge/>
            <w:vAlign w:val="center"/>
            <w:hideMark/>
          </w:tcPr>
          <w:p w14:paraId="67E5D578"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773B42B8"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Approval</w:t>
            </w:r>
          </w:p>
        </w:tc>
        <w:tc>
          <w:tcPr>
            <w:tcW w:w="5103" w:type="dxa"/>
            <w:vAlign w:val="center"/>
            <w:hideMark/>
          </w:tcPr>
          <w:p w14:paraId="377B7CCA" w14:textId="77777777" w:rsidR="004B5396" w:rsidRPr="007A5679" w:rsidRDefault="004B5396" w:rsidP="004F2D44">
            <w:pPr>
              <w:spacing w:after="240" w:line="480" w:lineRule="exact"/>
              <w:ind w:firstLineChars="0" w:firstLine="0"/>
              <w:jc w:val="both"/>
              <w:rPr>
                <w:rFonts w:ascii="Arial" w:hAnsi="Arial"/>
                <w:spacing w:val="6"/>
              </w:rPr>
            </w:pPr>
            <w:r w:rsidRPr="007A5679">
              <w:rPr>
                <w:rFonts w:ascii="Arial" w:hAnsi="Arial" w:hint="eastAsia"/>
                <w:spacing w:val="6"/>
              </w:rPr>
              <w:t>当调用</w:t>
            </w:r>
            <w:r w:rsidRPr="007A5679">
              <w:rPr>
                <w:rFonts w:ascii="Arial" w:hAnsi="Arial" w:cs="Arial"/>
                <w:spacing w:val="6"/>
                <w:shd w:val="clear" w:color="auto" w:fill="FFFFFF"/>
              </w:rPr>
              <w:t>approval</w:t>
            </w:r>
            <w:r w:rsidRPr="007A5679">
              <w:rPr>
                <w:rFonts w:ascii="Arial" w:hAnsi="Arial" w:hint="eastAsia"/>
                <w:spacing w:val="6"/>
              </w:rPr>
              <w:t>函数成功时，触发</w:t>
            </w:r>
            <w:r w:rsidRPr="007A5679">
              <w:rPr>
                <w:rFonts w:ascii="Arial" w:hAnsi="Arial" w:cs="Arial"/>
                <w:spacing w:val="6"/>
                <w:shd w:val="clear" w:color="auto" w:fill="FFFFFF"/>
              </w:rPr>
              <w:t>Approval</w:t>
            </w:r>
            <w:r w:rsidRPr="007A5679">
              <w:rPr>
                <w:rFonts w:ascii="Arial" w:hAnsi="Arial" w:hint="eastAsia"/>
                <w:spacing w:val="6"/>
              </w:rPr>
              <w:t>事件。</w:t>
            </w:r>
          </w:p>
        </w:tc>
      </w:tr>
      <w:tr w:rsidR="004B5396" w:rsidRPr="007A5679" w14:paraId="0F0D5128" w14:textId="77777777" w:rsidTr="00AB0B6B">
        <w:trPr>
          <w:trHeight w:val="768"/>
        </w:trPr>
        <w:tc>
          <w:tcPr>
            <w:tcW w:w="1403" w:type="dxa"/>
            <w:vMerge/>
            <w:vAlign w:val="center"/>
            <w:hideMark/>
          </w:tcPr>
          <w:p w14:paraId="1B4224C4" w14:textId="77777777" w:rsidR="004B5396" w:rsidRPr="007A5679" w:rsidRDefault="004B5396" w:rsidP="004F2D44">
            <w:pPr>
              <w:widowControl/>
              <w:autoSpaceDE/>
              <w:autoSpaceDN/>
              <w:adjustRightInd/>
              <w:spacing w:line="480" w:lineRule="exact"/>
              <w:ind w:firstLineChars="0" w:firstLine="0"/>
              <w:jc w:val="both"/>
              <w:rPr>
                <w:rFonts w:ascii="Arial" w:hAnsi="Arial"/>
                <w:spacing w:val="6"/>
                <w:kern w:val="2"/>
              </w:rPr>
            </w:pPr>
          </w:p>
        </w:tc>
        <w:tc>
          <w:tcPr>
            <w:tcW w:w="1843" w:type="dxa"/>
            <w:vAlign w:val="center"/>
            <w:hideMark/>
          </w:tcPr>
          <w:p w14:paraId="5389349D" w14:textId="77777777" w:rsidR="004B5396" w:rsidRPr="007A5679" w:rsidRDefault="004B5396" w:rsidP="004F2D44">
            <w:pPr>
              <w:spacing w:line="276" w:lineRule="auto"/>
              <w:ind w:firstLineChars="0" w:firstLine="0"/>
              <w:jc w:val="both"/>
              <w:rPr>
                <w:rFonts w:ascii="Arial" w:hAnsi="Arial" w:cs="Arial"/>
                <w:spacing w:val="6"/>
              </w:rPr>
            </w:pPr>
            <w:r w:rsidRPr="007A5679">
              <w:rPr>
                <w:rFonts w:ascii="Arial" w:hAnsi="Arial" w:cs="Arial"/>
                <w:spacing w:val="6"/>
              </w:rPr>
              <w:t>Frozen</w:t>
            </w:r>
          </w:p>
        </w:tc>
        <w:tc>
          <w:tcPr>
            <w:tcW w:w="5103" w:type="dxa"/>
            <w:vAlign w:val="center"/>
            <w:hideMark/>
          </w:tcPr>
          <w:p w14:paraId="51B45AD4" w14:textId="77777777" w:rsidR="004B5396" w:rsidRPr="007A5679" w:rsidRDefault="004B5396" w:rsidP="004F2D44">
            <w:pPr>
              <w:spacing w:after="240" w:line="480" w:lineRule="exact"/>
              <w:ind w:firstLineChars="0" w:firstLine="0"/>
              <w:jc w:val="both"/>
              <w:rPr>
                <w:rFonts w:ascii="Arial" w:hAnsi="Arial"/>
                <w:spacing w:val="6"/>
              </w:rPr>
            </w:pPr>
            <w:r w:rsidRPr="007A5679">
              <w:rPr>
                <w:rFonts w:ascii="Arial" w:hAnsi="Arial" w:hint="eastAsia"/>
                <w:spacing w:val="6"/>
              </w:rPr>
              <w:t>当调用</w:t>
            </w:r>
            <w:r w:rsidRPr="007A5679">
              <w:rPr>
                <w:rFonts w:ascii="Arial" w:hAnsi="Arial" w:cs="Arial"/>
                <w:spacing w:val="6"/>
              </w:rPr>
              <w:t>frozen</w:t>
            </w:r>
            <w:r w:rsidRPr="007A5679">
              <w:rPr>
                <w:rFonts w:ascii="Arial" w:hAnsi="Arial" w:hint="eastAsia"/>
                <w:spacing w:val="6"/>
              </w:rPr>
              <w:t>函数成功时，触发</w:t>
            </w:r>
            <w:r w:rsidRPr="007A5679">
              <w:rPr>
                <w:rFonts w:ascii="Arial" w:hAnsi="Arial" w:cs="Arial"/>
                <w:spacing w:val="6"/>
              </w:rPr>
              <w:t>Frozen</w:t>
            </w:r>
            <w:r w:rsidRPr="007A5679">
              <w:rPr>
                <w:rFonts w:ascii="Arial" w:hAnsi="Arial" w:hint="eastAsia"/>
                <w:spacing w:val="6"/>
              </w:rPr>
              <w:t>事件。</w:t>
            </w:r>
          </w:p>
        </w:tc>
      </w:tr>
    </w:tbl>
    <w:p w14:paraId="6EDBEEAC" w14:textId="78E018A0" w:rsidR="007C4977" w:rsidRPr="007A5679" w:rsidRDefault="00660485" w:rsidP="004F2D44">
      <w:pPr>
        <w:spacing w:line="560" w:lineRule="exact"/>
        <w:ind w:firstLine="504"/>
        <w:jc w:val="both"/>
        <w:rPr>
          <w:rFonts w:ascii="Arial" w:hAnsi="Arial"/>
          <w:spacing w:val="6"/>
        </w:rPr>
      </w:pPr>
      <w:r w:rsidRPr="007A5679">
        <w:rPr>
          <w:rFonts w:ascii="Arial" w:hAnsi="Arial" w:cs="Arial"/>
          <w:spacing w:val="6"/>
        </w:rPr>
        <w:lastRenderedPageBreak/>
        <w:t>QSC</w:t>
      </w:r>
      <w:r w:rsidR="007C4977" w:rsidRPr="007A5679">
        <w:rPr>
          <w:rFonts w:ascii="Arial" w:hAnsi="Arial" w:cs="Arial" w:hint="eastAsia"/>
          <w:spacing w:val="6"/>
        </w:rPr>
        <w:t>协议</w:t>
      </w:r>
      <w:r w:rsidRPr="007A5679">
        <w:rPr>
          <w:rFonts w:ascii="Arial" w:hAnsi="Arial" w:hint="eastAsia"/>
          <w:spacing w:val="6"/>
        </w:rPr>
        <w:t>兼容</w:t>
      </w:r>
      <w:r w:rsidRPr="007A5679">
        <w:rPr>
          <w:rFonts w:ascii="Arial" w:hAnsi="Arial" w:cs="Arial"/>
          <w:spacing w:val="6"/>
        </w:rPr>
        <w:t>ERC20</w:t>
      </w:r>
      <w:r w:rsidR="007C4977" w:rsidRPr="007A5679">
        <w:rPr>
          <w:rFonts w:ascii="Arial" w:hAnsi="Arial" w:cs="Arial" w:hint="eastAsia"/>
          <w:spacing w:val="6"/>
        </w:rPr>
        <w:t>标准</w:t>
      </w:r>
      <w:r w:rsidRPr="007A5679">
        <w:rPr>
          <w:rFonts w:ascii="Arial" w:hAnsi="Arial" w:hint="eastAsia"/>
          <w:spacing w:val="6"/>
        </w:rPr>
        <w:t>，在</w:t>
      </w:r>
      <w:r w:rsidRPr="007A5679">
        <w:rPr>
          <w:rFonts w:ascii="Arial" w:hAnsi="Arial" w:cs="Arial"/>
          <w:spacing w:val="6"/>
        </w:rPr>
        <w:t>ERC20</w:t>
      </w:r>
      <w:r w:rsidR="007C4977" w:rsidRPr="007A5679">
        <w:rPr>
          <w:rFonts w:ascii="Arial" w:hAnsi="Arial" w:cs="Arial" w:hint="eastAsia"/>
          <w:spacing w:val="6"/>
        </w:rPr>
        <w:t>代</w:t>
      </w:r>
      <w:r w:rsidRPr="007A5679">
        <w:rPr>
          <w:rFonts w:ascii="Arial" w:hAnsi="Arial" w:hint="eastAsia"/>
          <w:spacing w:val="6"/>
        </w:rPr>
        <w:t>币</w:t>
      </w:r>
      <w:r w:rsidR="00ED3E4D" w:rsidRPr="00154F48">
        <w:rPr>
          <w:rFonts w:ascii="Arial" w:hAnsi="Arial"/>
          <w:noProof/>
          <w:spacing w:val="6"/>
          <w:sz w:val="32"/>
          <w:szCs w:val="32"/>
        </w:rPr>
        <mc:AlternateContent>
          <mc:Choice Requires="wps">
            <w:drawing>
              <wp:anchor distT="0" distB="0" distL="114300" distR="114300" simplePos="0" relativeHeight="251708416" behindDoc="0" locked="0" layoutInCell="1" allowOverlap="1" wp14:anchorId="119ACF4E" wp14:editId="57C53C68">
                <wp:simplePos x="0" y="0"/>
                <wp:positionH relativeFrom="page">
                  <wp:posOffset>7388225</wp:posOffset>
                </wp:positionH>
                <wp:positionV relativeFrom="paragraph">
                  <wp:posOffset>-353060</wp:posOffset>
                </wp:positionV>
                <wp:extent cx="172800" cy="237600"/>
                <wp:effectExtent l="0" t="0" r="0" b="0"/>
                <wp:wrapNone/>
                <wp:docPr id="215" name="矩形 215"/>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6B57920" id="矩形 215" o:spid="_x0000_s1026" style="position:absolute;left:0;text-align:left;margin-left:581.75pt;margin-top:-27.8pt;width:13.6pt;height:18.7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Kw0nyaeAgAAhQUAAA4AAAAAAAAAAAAAAAAALgIAAGRy&#10;cy9lMm9Eb2MueG1sUEsBAi0AFAAGAAgAAAAhAHCtDe3fAAAADQEAAA8AAAAAAAAAAAAAAAAA+AQA&#10;AGRycy9kb3ducmV2LnhtbFBLBQYAAAAABAAEAPMAAAAEBgAAAAA=&#10;" fillcolor="red" stroked="f" strokeweight="2pt">
                <w10:wrap anchorx="page"/>
              </v:rect>
            </w:pict>
          </mc:Fallback>
        </mc:AlternateContent>
      </w:r>
      <w:r w:rsidRPr="007A5679">
        <w:rPr>
          <w:rFonts w:ascii="Arial" w:hAnsi="Arial" w:hint="eastAsia"/>
          <w:spacing w:val="6"/>
        </w:rPr>
        <w:t>可以流通的地方</w:t>
      </w:r>
      <w:r w:rsidRPr="007A5679">
        <w:rPr>
          <w:rFonts w:ascii="Arial" w:hAnsi="Arial" w:cs="Arial"/>
          <w:spacing w:val="6"/>
        </w:rPr>
        <w:t>QSC</w:t>
      </w:r>
      <w:r w:rsidR="007C4977" w:rsidRPr="007A5679">
        <w:rPr>
          <w:rFonts w:ascii="Arial" w:hAnsi="Arial" w:hint="eastAsia"/>
          <w:spacing w:val="6"/>
        </w:rPr>
        <w:t>代币</w:t>
      </w:r>
      <w:r w:rsidRPr="007A5679">
        <w:rPr>
          <w:rFonts w:ascii="Arial" w:hAnsi="Arial" w:hint="eastAsia"/>
          <w:spacing w:val="6"/>
        </w:rPr>
        <w:t>技术上也可以流通，这样</w:t>
      </w:r>
      <w:r w:rsidRPr="007A5679">
        <w:rPr>
          <w:rFonts w:ascii="Arial" w:hAnsi="Arial" w:cs="Arial"/>
          <w:spacing w:val="6"/>
        </w:rPr>
        <w:t>QSC</w:t>
      </w:r>
      <w:r w:rsidR="007C4977" w:rsidRPr="007A5679">
        <w:rPr>
          <w:rFonts w:ascii="Arial" w:hAnsi="Arial" w:cs="Arial" w:hint="eastAsia"/>
          <w:spacing w:val="6"/>
        </w:rPr>
        <w:t>代</w:t>
      </w:r>
      <w:r w:rsidRPr="007A5679">
        <w:rPr>
          <w:rFonts w:ascii="Arial" w:hAnsi="Arial" w:hint="eastAsia"/>
          <w:spacing w:val="6"/>
        </w:rPr>
        <w:t>币</w:t>
      </w:r>
      <w:r w:rsidR="007C4977" w:rsidRPr="007A5679">
        <w:rPr>
          <w:rFonts w:ascii="Arial" w:hAnsi="Arial" w:hint="eastAsia"/>
          <w:spacing w:val="6"/>
        </w:rPr>
        <w:t>具</w:t>
      </w:r>
      <w:r w:rsidRPr="007A5679">
        <w:rPr>
          <w:rFonts w:ascii="Arial" w:hAnsi="Arial" w:hint="eastAsia"/>
          <w:spacing w:val="6"/>
        </w:rPr>
        <w:t>有更好的流通性。</w:t>
      </w:r>
    </w:p>
    <w:p w14:paraId="6B4D2A8E" w14:textId="09AE6627" w:rsidR="00660485" w:rsidRPr="007A5679" w:rsidRDefault="007C4977" w:rsidP="004F2D44">
      <w:pPr>
        <w:spacing w:line="560" w:lineRule="exact"/>
        <w:ind w:firstLine="504"/>
        <w:jc w:val="both"/>
        <w:rPr>
          <w:rFonts w:ascii="Arial" w:hAnsi="Arial"/>
          <w:spacing w:val="6"/>
        </w:rPr>
      </w:pPr>
      <w:r w:rsidRPr="007A5679">
        <w:rPr>
          <w:rFonts w:ascii="Arial" w:hAnsi="Arial" w:hint="eastAsia"/>
          <w:spacing w:val="6"/>
        </w:rPr>
        <w:t>以</w:t>
      </w:r>
      <w:r w:rsidR="00660485" w:rsidRPr="007A5679">
        <w:rPr>
          <w:rFonts w:ascii="Arial" w:hAnsi="Arial" w:hint="eastAsia"/>
          <w:spacing w:val="6"/>
        </w:rPr>
        <w:t>两种</w:t>
      </w:r>
      <w:r w:rsidR="00660485" w:rsidRPr="007A5679">
        <w:rPr>
          <w:rFonts w:ascii="Arial" w:hAnsi="Arial" w:cs="Arial"/>
          <w:spacing w:val="6"/>
        </w:rPr>
        <w:t>QSC</w:t>
      </w:r>
      <w:r w:rsidRPr="007A5679">
        <w:rPr>
          <w:rFonts w:ascii="Arial" w:hAnsi="Arial" w:cs="Arial" w:hint="eastAsia"/>
          <w:spacing w:val="6"/>
        </w:rPr>
        <w:t>代</w:t>
      </w:r>
      <w:r w:rsidR="00660485" w:rsidRPr="007A5679">
        <w:rPr>
          <w:rFonts w:ascii="Arial" w:hAnsi="Arial" w:hint="eastAsia"/>
          <w:spacing w:val="6"/>
        </w:rPr>
        <w:t>币</w:t>
      </w:r>
      <w:r w:rsidR="00660485" w:rsidRPr="007A5679">
        <w:rPr>
          <w:rFonts w:ascii="Arial" w:hAnsi="Arial" w:cs="Arial"/>
          <w:spacing w:val="6"/>
        </w:rPr>
        <w:t>X-token</w:t>
      </w:r>
      <w:r w:rsidR="00660485" w:rsidRPr="007A5679">
        <w:rPr>
          <w:rFonts w:ascii="Arial" w:hAnsi="Arial" w:hint="eastAsia"/>
          <w:spacing w:val="6"/>
        </w:rPr>
        <w:t>和</w:t>
      </w:r>
      <w:r w:rsidR="00660485" w:rsidRPr="007A5679">
        <w:rPr>
          <w:rFonts w:ascii="Arial" w:hAnsi="Arial" w:cs="Arial"/>
          <w:spacing w:val="6"/>
        </w:rPr>
        <w:t>Y-token</w:t>
      </w:r>
      <w:r w:rsidR="00660485" w:rsidRPr="007A5679">
        <w:rPr>
          <w:rFonts w:ascii="Arial" w:hAnsi="Arial" w:hint="eastAsia"/>
          <w:spacing w:val="6"/>
        </w:rPr>
        <w:t>之间兑换</w:t>
      </w:r>
      <w:r w:rsidRPr="007A5679">
        <w:rPr>
          <w:rFonts w:ascii="Arial" w:hAnsi="Arial" w:hint="eastAsia"/>
          <w:spacing w:val="6"/>
        </w:rPr>
        <w:t>为例，</w:t>
      </w:r>
      <w:r w:rsidR="00660485" w:rsidRPr="007A5679">
        <w:rPr>
          <w:rFonts w:ascii="Arial" w:hAnsi="Arial" w:hint="eastAsia"/>
          <w:spacing w:val="6"/>
        </w:rPr>
        <w:t>共需要两步如下图：</w:t>
      </w:r>
    </w:p>
    <w:p w14:paraId="76881F15" w14:textId="77777777" w:rsidR="00D14146" w:rsidRPr="007A5679" w:rsidRDefault="00D14146" w:rsidP="004F2D44">
      <w:pPr>
        <w:spacing w:line="200" w:lineRule="exact"/>
        <w:ind w:firstLine="504"/>
        <w:jc w:val="both"/>
        <w:rPr>
          <w:rFonts w:ascii="Arial" w:hAnsi="Arial"/>
          <w:spacing w:val="6"/>
        </w:rPr>
      </w:pPr>
    </w:p>
    <w:p w14:paraId="0A666D18" w14:textId="24D7F484" w:rsidR="00660485" w:rsidRPr="007A5679" w:rsidRDefault="00D14146" w:rsidP="00614889">
      <w:pPr>
        <w:ind w:firstLineChars="0" w:firstLine="0"/>
        <w:jc w:val="center"/>
        <w:rPr>
          <w:rFonts w:ascii="Arial" w:hAnsi="Arial"/>
          <w:spacing w:val="6"/>
        </w:rPr>
      </w:pPr>
      <w:r w:rsidRPr="00154F48">
        <w:rPr>
          <w:rFonts w:ascii="Arial" w:hAnsi="Arial"/>
          <w:noProof/>
          <w:spacing w:val="6"/>
        </w:rPr>
        <w:drawing>
          <wp:inline distT="0" distB="0" distL="0" distR="0" wp14:anchorId="3D24A4E8" wp14:editId="41EA328C">
            <wp:extent cx="4467225" cy="28081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5749" cy="2813538"/>
                    </a:xfrm>
                    <a:prstGeom prst="rect">
                      <a:avLst/>
                    </a:prstGeom>
                    <a:noFill/>
                  </pic:spPr>
                </pic:pic>
              </a:graphicData>
            </a:graphic>
          </wp:inline>
        </w:drawing>
      </w:r>
    </w:p>
    <w:p w14:paraId="778D0615" w14:textId="481DBCF8" w:rsidR="000535E3" w:rsidRPr="007A5679" w:rsidRDefault="000535E3" w:rsidP="00614889">
      <w:pPr>
        <w:pStyle w:val="a6"/>
        <w:ind w:firstLineChars="0" w:firstLine="0"/>
        <w:jc w:val="center"/>
        <w:rPr>
          <w:rFonts w:ascii="Arial" w:eastAsia="微软雅黑" w:hAnsi="Arial"/>
          <w:spacing w:val="6"/>
          <w:sz w:val="21"/>
          <w:szCs w:val="21"/>
        </w:rPr>
      </w:pPr>
      <w:r w:rsidRPr="007A5679">
        <w:rPr>
          <w:rFonts w:ascii="Arial" w:eastAsia="微软雅黑" w:hAnsi="Arial" w:hint="eastAsia"/>
          <w:spacing w:val="6"/>
          <w:sz w:val="21"/>
          <w:szCs w:val="21"/>
        </w:rPr>
        <w:t>图</w:t>
      </w:r>
      <w:r w:rsidRPr="007A5679">
        <w:rPr>
          <w:rFonts w:ascii="Arial" w:eastAsia="微软雅黑" w:hAnsi="Arial" w:cs="Arial"/>
          <w:spacing w:val="6"/>
          <w:sz w:val="21"/>
          <w:szCs w:val="21"/>
        </w:rPr>
        <w:t>2.</w:t>
      </w:r>
      <w:r w:rsidR="00E1297F" w:rsidRPr="007A5679">
        <w:rPr>
          <w:rFonts w:ascii="Arial" w:eastAsia="微软雅黑" w:hAnsi="Arial" w:cs="Arial"/>
          <w:spacing w:val="6"/>
          <w:sz w:val="21"/>
          <w:szCs w:val="21"/>
        </w:rPr>
        <w:t>5</w:t>
      </w:r>
      <w:r w:rsidRPr="007A5679">
        <w:rPr>
          <w:rFonts w:ascii="Arial" w:eastAsia="微软雅黑" w:hAnsi="Arial"/>
          <w:spacing w:val="6"/>
          <w:sz w:val="21"/>
          <w:szCs w:val="21"/>
        </w:rPr>
        <w:t xml:space="preserve"> </w:t>
      </w:r>
      <w:r w:rsidR="00324817" w:rsidRPr="007A5679">
        <w:rPr>
          <w:rFonts w:ascii="Arial" w:eastAsia="微软雅黑" w:hAnsi="Arial"/>
          <w:spacing w:val="6"/>
          <w:sz w:val="21"/>
          <w:szCs w:val="21"/>
        </w:rPr>
        <w:t>QSC</w:t>
      </w:r>
      <w:r w:rsidR="00324817" w:rsidRPr="007A5679">
        <w:rPr>
          <w:rFonts w:ascii="Arial" w:eastAsia="微软雅黑" w:hAnsi="Arial" w:hint="eastAsia"/>
          <w:spacing w:val="6"/>
          <w:sz w:val="21"/>
          <w:szCs w:val="21"/>
        </w:rPr>
        <w:t>协议代币</w:t>
      </w:r>
      <w:r w:rsidRPr="007A5679">
        <w:rPr>
          <w:rFonts w:ascii="Arial" w:eastAsia="微软雅黑" w:hAnsi="Arial" w:hint="eastAsia"/>
          <w:spacing w:val="6"/>
          <w:sz w:val="21"/>
          <w:szCs w:val="21"/>
        </w:rPr>
        <w:t>之间兑换流程</w:t>
      </w:r>
    </w:p>
    <w:p w14:paraId="7DA65DE5" w14:textId="60BA92E1" w:rsidR="000535E3" w:rsidRPr="007A5679" w:rsidRDefault="00AF1F77" w:rsidP="004F2D44">
      <w:pPr>
        <w:ind w:firstLine="504"/>
        <w:jc w:val="both"/>
        <w:rPr>
          <w:rFonts w:ascii="Arial" w:hAnsi="Arial"/>
          <w:spacing w:val="6"/>
        </w:rPr>
      </w:pPr>
      <w:r w:rsidRPr="007A5679">
        <w:rPr>
          <w:rFonts w:ascii="Arial" w:hAnsi="Arial"/>
          <w:spacing w:val="6"/>
        </w:rPr>
        <w:t xml:space="preserve"> </w:t>
      </w:r>
    </w:p>
    <w:p w14:paraId="64CABD2E" w14:textId="3D8B312C" w:rsidR="00E1297F" w:rsidRPr="007A5679" w:rsidRDefault="00A40073" w:rsidP="004F2D44">
      <w:pPr>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公链</w:t>
      </w:r>
      <w:r w:rsidR="00660485" w:rsidRPr="007A5679">
        <w:rPr>
          <w:rFonts w:ascii="Arial" w:hAnsi="Arial" w:hint="eastAsia"/>
          <w:spacing w:val="6"/>
        </w:rPr>
        <w:t>中</w:t>
      </w:r>
      <w:r w:rsidR="00660485" w:rsidRPr="007A5679">
        <w:rPr>
          <w:rFonts w:ascii="Arial" w:hAnsi="Arial"/>
          <w:spacing w:val="6"/>
        </w:rPr>
        <w:t>X-token</w:t>
      </w:r>
      <w:r w:rsidR="00660485" w:rsidRPr="007A5679">
        <w:rPr>
          <w:rFonts w:ascii="Arial" w:hAnsi="Arial" w:hint="eastAsia"/>
          <w:spacing w:val="6"/>
        </w:rPr>
        <w:t>要兑换成</w:t>
      </w:r>
      <w:r w:rsidR="00660485" w:rsidRPr="007A5679">
        <w:rPr>
          <w:rFonts w:ascii="Arial" w:hAnsi="Arial"/>
          <w:spacing w:val="6"/>
        </w:rPr>
        <w:t>QOS</w:t>
      </w:r>
      <w:r w:rsidRPr="007A5679">
        <w:rPr>
          <w:rFonts w:ascii="Arial" w:hAnsi="Arial" w:hint="eastAsia"/>
          <w:spacing w:val="6"/>
        </w:rPr>
        <w:t>公链</w:t>
      </w:r>
      <w:r w:rsidR="00E1297F" w:rsidRPr="007A5679">
        <w:rPr>
          <w:rFonts w:ascii="Arial" w:hAnsi="Arial" w:hint="eastAsia"/>
          <w:spacing w:val="6"/>
        </w:rPr>
        <w:t>之外的</w:t>
      </w:r>
      <w:r w:rsidRPr="007A5679">
        <w:rPr>
          <w:rFonts w:ascii="Arial" w:hAnsi="Arial" w:hint="eastAsia"/>
          <w:spacing w:val="6"/>
        </w:rPr>
        <w:t>代</w:t>
      </w:r>
      <w:r w:rsidR="00E1297F" w:rsidRPr="007A5679">
        <w:rPr>
          <w:rFonts w:ascii="Arial" w:hAnsi="Arial" w:hint="eastAsia"/>
          <w:spacing w:val="6"/>
        </w:rPr>
        <w:t>币比如以太币，那么交易过程共三步</w:t>
      </w:r>
      <w:r w:rsidR="00AA5E56" w:rsidRPr="007A5679">
        <w:rPr>
          <w:rFonts w:ascii="Arial" w:hAnsi="Arial" w:hint="eastAsia"/>
          <w:spacing w:val="6"/>
        </w:rPr>
        <w:t>：</w:t>
      </w:r>
    </w:p>
    <w:p w14:paraId="59375921" w14:textId="77777777" w:rsidR="009C6C19" w:rsidRPr="007A5679" w:rsidRDefault="009C6C19" w:rsidP="004F2D44">
      <w:pPr>
        <w:spacing w:line="200" w:lineRule="exact"/>
        <w:ind w:firstLine="504"/>
        <w:jc w:val="both"/>
        <w:rPr>
          <w:rFonts w:ascii="Arial" w:hAnsi="Arial"/>
          <w:spacing w:val="6"/>
        </w:rPr>
      </w:pPr>
    </w:p>
    <w:p w14:paraId="786E7259" w14:textId="247C0EFC" w:rsidR="00660485" w:rsidRPr="007A5679" w:rsidRDefault="009C6C19" w:rsidP="00614889">
      <w:pPr>
        <w:ind w:firstLineChars="0" w:firstLine="0"/>
        <w:jc w:val="center"/>
        <w:rPr>
          <w:rFonts w:ascii="Arial" w:hAnsi="Arial"/>
          <w:spacing w:val="6"/>
        </w:rPr>
      </w:pPr>
      <w:r w:rsidRPr="00154F48">
        <w:rPr>
          <w:rFonts w:ascii="Arial" w:hAnsi="Arial"/>
          <w:noProof/>
          <w:spacing w:val="6"/>
        </w:rPr>
        <w:drawing>
          <wp:inline distT="0" distB="0" distL="0" distR="0" wp14:anchorId="5B85983A" wp14:editId="3C88632A">
            <wp:extent cx="4210050" cy="2643728"/>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0007" cy="2656260"/>
                    </a:xfrm>
                    <a:prstGeom prst="rect">
                      <a:avLst/>
                    </a:prstGeom>
                    <a:noFill/>
                  </pic:spPr>
                </pic:pic>
              </a:graphicData>
            </a:graphic>
          </wp:inline>
        </w:drawing>
      </w:r>
    </w:p>
    <w:p w14:paraId="0E83AA64" w14:textId="785677DF" w:rsidR="00E1297F" w:rsidRPr="007A5679" w:rsidRDefault="00E1297F" w:rsidP="00614889">
      <w:pPr>
        <w:pStyle w:val="a6"/>
        <w:ind w:firstLineChars="0" w:firstLine="0"/>
        <w:jc w:val="center"/>
        <w:rPr>
          <w:rFonts w:ascii="Arial" w:eastAsia="微软雅黑" w:hAnsi="Arial" w:cs="宋体"/>
          <w:spacing w:val="6"/>
          <w:sz w:val="21"/>
          <w:szCs w:val="21"/>
        </w:rPr>
      </w:pPr>
      <w:r w:rsidRPr="007A5679">
        <w:rPr>
          <w:rFonts w:ascii="Arial" w:eastAsia="微软雅黑" w:hAnsi="Arial" w:hint="eastAsia"/>
          <w:spacing w:val="6"/>
          <w:sz w:val="21"/>
          <w:szCs w:val="21"/>
        </w:rPr>
        <w:t>图</w:t>
      </w:r>
      <w:r w:rsidRPr="007A5679">
        <w:rPr>
          <w:rFonts w:ascii="Arial" w:eastAsia="微软雅黑" w:hAnsi="Arial" w:cs="Arial"/>
          <w:spacing w:val="6"/>
          <w:sz w:val="21"/>
          <w:szCs w:val="21"/>
        </w:rPr>
        <w:t>2.6</w:t>
      </w:r>
      <w:r w:rsidRPr="007A5679">
        <w:rPr>
          <w:rFonts w:ascii="Arial" w:eastAsia="微软雅黑" w:hAnsi="Arial"/>
          <w:spacing w:val="6"/>
          <w:sz w:val="21"/>
          <w:szCs w:val="21"/>
        </w:rPr>
        <w:t xml:space="preserve"> </w:t>
      </w:r>
      <w:r w:rsidR="00A40073" w:rsidRPr="007A5679">
        <w:rPr>
          <w:rFonts w:ascii="Arial" w:eastAsia="微软雅黑" w:hAnsi="Arial"/>
          <w:spacing w:val="6"/>
          <w:sz w:val="21"/>
          <w:szCs w:val="21"/>
        </w:rPr>
        <w:t>QSC</w:t>
      </w:r>
      <w:r w:rsidR="00A40073" w:rsidRPr="007A5679">
        <w:rPr>
          <w:rFonts w:ascii="Arial" w:eastAsia="微软雅黑" w:hAnsi="Arial" w:hint="eastAsia"/>
          <w:spacing w:val="6"/>
          <w:sz w:val="21"/>
          <w:szCs w:val="21"/>
        </w:rPr>
        <w:t>协议代币</w:t>
      </w:r>
      <w:r w:rsidRPr="007A5679">
        <w:rPr>
          <w:rFonts w:ascii="Arial" w:eastAsia="微软雅黑" w:hAnsi="Arial" w:hint="eastAsia"/>
          <w:spacing w:val="6"/>
          <w:sz w:val="21"/>
          <w:szCs w:val="21"/>
        </w:rPr>
        <w:t>与</w:t>
      </w:r>
      <w:r w:rsidRPr="007A5679">
        <w:rPr>
          <w:rFonts w:ascii="Arial" w:eastAsia="微软雅黑" w:hAnsi="Arial" w:cs="Arial"/>
          <w:spacing w:val="6"/>
          <w:sz w:val="21"/>
          <w:szCs w:val="21"/>
        </w:rPr>
        <w:t>QOS</w:t>
      </w:r>
      <w:r w:rsidR="00A40073" w:rsidRPr="007A5679">
        <w:rPr>
          <w:rFonts w:ascii="Arial" w:eastAsia="微软雅黑" w:hAnsi="Arial" w:cs="Arial" w:hint="eastAsia"/>
          <w:spacing w:val="6"/>
          <w:sz w:val="21"/>
          <w:szCs w:val="21"/>
        </w:rPr>
        <w:t>公链</w:t>
      </w:r>
      <w:r w:rsidRPr="007A5679">
        <w:rPr>
          <w:rFonts w:ascii="Arial" w:eastAsia="微软雅黑" w:hAnsi="Arial" w:hint="eastAsia"/>
          <w:spacing w:val="6"/>
          <w:sz w:val="21"/>
          <w:szCs w:val="21"/>
        </w:rPr>
        <w:t>外</w:t>
      </w:r>
      <w:r w:rsidR="00A40073" w:rsidRPr="007A5679">
        <w:rPr>
          <w:rFonts w:ascii="Arial" w:eastAsia="微软雅黑" w:hAnsi="Arial" w:hint="eastAsia"/>
          <w:spacing w:val="6"/>
          <w:sz w:val="21"/>
          <w:szCs w:val="21"/>
        </w:rPr>
        <w:t>代</w:t>
      </w:r>
      <w:r w:rsidRPr="007A5679">
        <w:rPr>
          <w:rFonts w:ascii="Arial" w:eastAsia="微软雅黑" w:hAnsi="Arial" w:hint="eastAsia"/>
          <w:spacing w:val="6"/>
          <w:sz w:val="21"/>
          <w:szCs w:val="21"/>
        </w:rPr>
        <w:t>币交易流程</w:t>
      </w:r>
    </w:p>
    <w:p w14:paraId="0318DC5E" w14:textId="3F40595C" w:rsidR="00660485" w:rsidRPr="007A5679" w:rsidRDefault="00660485" w:rsidP="004F2D44">
      <w:pPr>
        <w:spacing w:line="560" w:lineRule="exact"/>
        <w:ind w:firstLine="504"/>
        <w:jc w:val="both"/>
        <w:rPr>
          <w:rFonts w:ascii="Arial" w:hAnsi="Arial"/>
          <w:spacing w:val="6"/>
        </w:rPr>
      </w:pPr>
      <w:r w:rsidRPr="007A5679">
        <w:rPr>
          <w:rFonts w:ascii="Arial" w:hAnsi="Arial" w:cs="Arial"/>
          <w:spacing w:val="6"/>
        </w:rPr>
        <w:lastRenderedPageBreak/>
        <w:t>QOS</w:t>
      </w:r>
      <w:r w:rsidR="00F96D6A" w:rsidRPr="007A5679">
        <w:rPr>
          <w:rFonts w:ascii="Arial" w:hAnsi="Arial" w:cs="Arial" w:hint="eastAsia"/>
          <w:spacing w:val="6"/>
        </w:rPr>
        <w:t>公链代币</w:t>
      </w:r>
      <w:r w:rsidRPr="007A5679">
        <w:rPr>
          <w:rFonts w:ascii="Arial" w:hAnsi="Arial" w:hint="eastAsia"/>
          <w:spacing w:val="6"/>
        </w:rPr>
        <w:t>总量</w:t>
      </w:r>
      <w:r w:rsidRPr="007A5679">
        <w:rPr>
          <w:rFonts w:ascii="Arial" w:hAnsi="Arial"/>
          <w:spacing w:val="6"/>
        </w:rPr>
        <w:t>100</w:t>
      </w:r>
      <w:r w:rsidRPr="007A5679">
        <w:rPr>
          <w:rFonts w:ascii="Arial" w:hAnsi="Arial" w:hint="eastAsia"/>
          <w:spacing w:val="6"/>
        </w:rPr>
        <w:t>亿枚，其中</w:t>
      </w:r>
      <w:r w:rsidRPr="007A5679">
        <w:rPr>
          <w:rFonts w:ascii="Arial" w:hAnsi="Arial" w:cs="Arial"/>
          <w:spacing w:val="6"/>
        </w:rPr>
        <w:t>49%</w:t>
      </w:r>
      <w:r w:rsidRPr="007A5679">
        <w:rPr>
          <w:rFonts w:ascii="Arial" w:hAnsi="Arial" w:hint="eastAsia"/>
          <w:spacing w:val="6"/>
        </w:rPr>
        <w:t>在</w:t>
      </w:r>
      <w:r w:rsidR="00F96D6A" w:rsidRPr="007A5679">
        <w:rPr>
          <w:rFonts w:ascii="Arial" w:hAnsi="Arial" w:cs="Arial"/>
          <w:spacing w:val="6"/>
        </w:rPr>
        <w:t>QOS</w:t>
      </w:r>
      <w:r w:rsidR="00F96D6A" w:rsidRPr="007A5679">
        <w:rPr>
          <w:rFonts w:ascii="Arial" w:hAnsi="Arial" w:cs="Arial" w:hint="eastAsia"/>
          <w:spacing w:val="6"/>
        </w:rPr>
        <w:t>公链</w:t>
      </w:r>
      <w:r w:rsidRPr="007A5679">
        <w:rPr>
          <w:rFonts w:ascii="Arial" w:hAnsi="Arial" w:hint="eastAsia"/>
          <w:spacing w:val="6"/>
        </w:rPr>
        <w:t>初始化时由</w:t>
      </w:r>
      <w:r w:rsidR="00CC2806" w:rsidRPr="007A5679">
        <w:rPr>
          <w:rFonts w:ascii="Arial" w:hAnsi="Arial" w:hint="eastAsia"/>
          <w:spacing w:val="6"/>
        </w:rPr>
        <w:t>早期发行的</w:t>
      </w:r>
      <w:r w:rsidRPr="007A5679">
        <w:rPr>
          <w:rFonts w:ascii="Arial" w:hAnsi="Arial" w:cs="Arial"/>
          <w:spacing w:val="6"/>
        </w:rPr>
        <w:t>E</w:t>
      </w:r>
      <w:r w:rsidR="00CC2806" w:rsidRPr="007A5679">
        <w:rPr>
          <w:rFonts w:ascii="Arial" w:hAnsi="Arial" w:cs="Arial"/>
          <w:spacing w:val="6"/>
        </w:rPr>
        <w:t>RC20</w:t>
      </w:r>
      <w:r w:rsidR="00CC2806" w:rsidRPr="007A5679">
        <w:rPr>
          <w:rFonts w:ascii="Arial" w:hAnsi="Arial" w:cs="Arial" w:hint="eastAsia"/>
          <w:spacing w:val="6"/>
        </w:rPr>
        <w:t>代币</w:t>
      </w:r>
      <w:r w:rsidR="000C4021" w:rsidRPr="007A5679">
        <w:rPr>
          <w:rFonts w:ascii="Arial" w:hAnsi="Arial" w:cs="Arial" w:hint="eastAsia"/>
          <w:spacing w:val="6"/>
        </w:rPr>
        <w:t>在创世区块中</w:t>
      </w:r>
      <w:r w:rsidR="000C4021" w:rsidRPr="007A5679">
        <w:rPr>
          <w:rFonts w:ascii="Arial" w:hAnsi="Arial" w:hint="eastAsia"/>
          <w:spacing w:val="6"/>
        </w:rPr>
        <w:t>兑换</w:t>
      </w:r>
      <w:r w:rsidRPr="007A5679">
        <w:rPr>
          <w:rFonts w:ascii="Arial" w:hAnsi="Arial" w:hint="eastAsia"/>
          <w:spacing w:val="6"/>
        </w:rPr>
        <w:t>产生，</w:t>
      </w:r>
      <w:r w:rsidRPr="007A5679">
        <w:rPr>
          <w:rFonts w:ascii="Arial" w:hAnsi="Arial" w:cs="Arial"/>
          <w:spacing w:val="6"/>
        </w:rPr>
        <w:t>51%</w:t>
      </w:r>
      <w:r w:rsidRPr="007A5679">
        <w:rPr>
          <w:rFonts w:ascii="Arial" w:hAnsi="Arial" w:hint="eastAsia"/>
          <w:spacing w:val="6"/>
        </w:rPr>
        <w:t>在</w:t>
      </w:r>
      <w:r w:rsidRPr="007A5679">
        <w:rPr>
          <w:rFonts w:ascii="Arial" w:hAnsi="Arial" w:cs="Arial"/>
          <w:spacing w:val="6"/>
        </w:rPr>
        <w:t>QOS</w:t>
      </w:r>
      <w:r w:rsidR="00895F76" w:rsidRPr="007A5679">
        <w:rPr>
          <w:rFonts w:ascii="Arial" w:hAnsi="Arial" w:cs="Arial" w:hint="eastAsia"/>
          <w:spacing w:val="6"/>
        </w:rPr>
        <w:t>公链</w:t>
      </w:r>
      <w:r w:rsidRPr="007A5679">
        <w:rPr>
          <w:rFonts w:ascii="Arial" w:hAnsi="Arial" w:hint="eastAsia"/>
          <w:spacing w:val="6"/>
        </w:rPr>
        <w:t>上</w:t>
      </w:r>
      <w:r w:rsidR="00895F76" w:rsidRPr="007A5679">
        <w:rPr>
          <w:rFonts w:ascii="Arial" w:hAnsi="Arial" w:hint="eastAsia"/>
          <w:spacing w:val="6"/>
        </w:rPr>
        <w:t>由超级节点</w:t>
      </w:r>
      <w:r w:rsidRPr="007A5679">
        <w:rPr>
          <w:rFonts w:ascii="Arial" w:hAnsi="Arial" w:hint="eastAsia"/>
          <w:spacing w:val="6"/>
        </w:rPr>
        <w:t>挖矿产生。每隔一个时间周期</w:t>
      </w:r>
      <w:r w:rsidRPr="007A5679">
        <w:rPr>
          <w:rFonts w:ascii="Arial" w:hAnsi="Arial"/>
          <w:spacing w:val="6"/>
        </w:rPr>
        <w:t>T</w:t>
      </w:r>
      <w:r w:rsidRPr="007A5679">
        <w:rPr>
          <w:rFonts w:ascii="Arial" w:hAnsi="Arial" w:hint="eastAsia"/>
          <w:spacing w:val="6"/>
        </w:rPr>
        <w:t>铸币速度减半，并规定</w:t>
      </w:r>
      <w:r w:rsidRPr="007A5679">
        <w:rPr>
          <w:rFonts w:ascii="Arial" w:hAnsi="Arial"/>
          <w:spacing w:val="6"/>
        </w:rPr>
        <w:t>7</w:t>
      </w:r>
      <w:r w:rsidRPr="007A5679">
        <w:rPr>
          <w:rFonts w:ascii="Arial" w:hAnsi="Arial" w:hint="eastAsia"/>
          <w:spacing w:val="6"/>
        </w:rPr>
        <w:t>个时间周期铸币完成，第七个周期</w:t>
      </w:r>
      <w:r w:rsidR="00ED3E4D" w:rsidRPr="00154F48">
        <w:rPr>
          <w:rFonts w:ascii="Arial" w:hAnsi="Arial"/>
          <w:noProof/>
          <w:spacing w:val="6"/>
          <w:sz w:val="32"/>
          <w:szCs w:val="32"/>
        </w:rPr>
        <mc:AlternateContent>
          <mc:Choice Requires="wps">
            <w:drawing>
              <wp:anchor distT="0" distB="0" distL="114300" distR="114300" simplePos="0" relativeHeight="251710464" behindDoc="0" locked="0" layoutInCell="1" allowOverlap="1" wp14:anchorId="0E554CA9" wp14:editId="4422BC30">
                <wp:simplePos x="0" y="0"/>
                <wp:positionH relativeFrom="page">
                  <wp:posOffset>7388225</wp:posOffset>
                </wp:positionH>
                <wp:positionV relativeFrom="paragraph">
                  <wp:posOffset>-353060</wp:posOffset>
                </wp:positionV>
                <wp:extent cx="172800" cy="237600"/>
                <wp:effectExtent l="0" t="0" r="0" b="0"/>
                <wp:wrapNone/>
                <wp:docPr id="216" name="矩形 216"/>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77ABDDC" id="矩形 216" o:spid="_x0000_s1026" style="position:absolute;left:0;text-align:left;margin-left:581.75pt;margin-top:-27.8pt;width:13.6pt;height:18.7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Pq/qxGeAgAAhQUAAA4AAAAAAAAAAAAAAAAALgIAAGRy&#10;cy9lMm9Eb2MueG1sUEsBAi0AFAAGAAgAAAAhAHCtDe3fAAAADQEAAA8AAAAAAAAAAAAAAAAA+AQA&#10;AGRycy9kb3ducmV2LnhtbFBLBQYAAAAABAAEAPMAAAAEBgAAAAA=&#10;" fillcolor="red" stroked="f" strokeweight="2pt">
                <w10:wrap anchorx="page"/>
              </v:rect>
            </w:pict>
          </mc:Fallback>
        </mc:AlternateContent>
      </w:r>
      <w:r w:rsidRPr="007A5679">
        <w:rPr>
          <w:rFonts w:ascii="Arial" w:hAnsi="Arial" w:hint="eastAsia"/>
          <w:spacing w:val="6"/>
        </w:rPr>
        <w:t>与第六周期铸币速度相等，每个区块生成块的阈值预设为达到</w:t>
      </w:r>
      <w:r w:rsidRPr="007A5679">
        <w:rPr>
          <w:rFonts w:ascii="Arial" w:hAnsi="Arial" w:cs="Arial"/>
          <w:spacing w:val="6"/>
        </w:rPr>
        <w:t>3</w:t>
      </w:r>
      <w:r w:rsidRPr="007A5679">
        <w:rPr>
          <w:rFonts w:ascii="Arial" w:hAnsi="Arial" w:hint="eastAsia"/>
          <w:spacing w:val="6"/>
        </w:rPr>
        <w:t>秒。</w:t>
      </w:r>
    </w:p>
    <w:p w14:paraId="6BCAA3B7" w14:textId="2130548C" w:rsidR="00660485" w:rsidRPr="007A5679" w:rsidRDefault="00660485" w:rsidP="004F2D44">
      <w:pPr>
        <w:spacing w:line="560" w:lineRule="exact"/>
        <w:ind w:firstLine="504"/>
        <w:jc w:val="both"/>
        <w:rPr>
          <w:rFonts w:ascii="Arial" w:hAnsi="Arial"/>
          <w:spacing w:val="6"/>
        </w:rPr>
      </w:pPr>
      <w:r w:rsidRPr="007A5679">
        <w:rPr>
          <w:rFonts w:ascii="Arial" w:hAnsi="Arial" w:cs="Arial"/>
          <w:spacing w:val="6"/>
        </w:rPr>
        <w:t>T</w:t>
      </w:r>
      <w:r w:rsidRPr="007A5679">
        <w:rPr>
          <w:rFonts w:ascii="Arial" w:hAnsi="Arial" w:hint="eastAsia"/>
          <w:spacing w:val="6"/>
        </w:rPr>
        <w:t>时间内挖矿产生的</w:t>
      </w:r>
      <w:r w:rsidRPr="007A5679">
        <w:rPr>
          <w:rFonts w:ascii="Arial" w:hAnsi="Arial" w:cs="Arial"/>
          <w:spacing w:val="6"/>
        </w:rPr>
        <w:t>QOS</w:t>
      </w:r>
      <w:r w:rsidRPr="007A5679">
        <w:rPr>
          <w:rFonts w:ascii="Arial" w:hAnsi="Arial" w:hint="eastAsia"/>
          <w:spacing w:val="6"/>
        </w:rPr>
        <w:t>币总量≈</w:t>
      </w:r>
      <m:oMath>
        <m:f>
          <m:fPr>
            <m:ctrlPr>
              <w:rPr>
                <w:rFonts w:ascii="Cambria Math" w:hAnsi="Cambria Math" w:cs="Arial"/>
                <w:spacing w:val="6"/>
              </w:rPr>
            </m:ctrlPr>
          </m:fPr>
          <m:num>
            <m:r>
              <m:rPr>
                <m:sty m:val="p"/>
              </m:rPr>
              <w:rPr>
                <w:rFonts w:ascii="Cambria Math" w:hAnsi="Cambria Math" w:cs="Arial"/>
                <w:spacing w:val="6"/>
              </w:rPr>
              <m:t>100</m:t>
            </m:r>
            <m:r>
              <m:rPr>
                <m:sty m:val="p"/>
              </m:rPr>
              <w:rPr>
                <w:rFonts w:ascii="Cambria Math" w:hAnsi="Cambria Math" w:cs="Arial" w:hint="eastAsia"/>
                <w:spacing w:val="6"/>
              </w:rPr>
              <m:t>亿</m:t>
            </m:r>
            <m:r>
              <m:rPr>
                <m:sty m:val="p"/>
              </m:rPr>
              <w:rPr>
                <w:rFonts w:ascii="Cambria Math" w:hAnsi="Cambria Math" w:cs="Arial"/>
                <w:spacing w:val="6"/>
              </w:rPr>
              <m:t xml:space="preserve"> *51%</m:t>
            </m:r>
          </m:num>
          <m:den>
            <m:sSup>
              <m:sSupPr>
                <m:ctrlPr>
                  <w:rPr>
                    <w:rFonts w:ascii="Cambria Math" w:hAnsi="Cambria Math" w:cs="Arial"/>
                    <w:spacing w:val="6"/>
                  </w:rPr>
                </m:ctrlPr>
              </m:sSupPr>
              <m:e>
                <m:r>
                  <m:rPr>
                    <m:sty m:val="p"/>
                  </m:rPr>
                  <w:rPr>
                    <w:rFonts w:ascii="Cambria Math" w:hAnsi="Cambria Math" w:cs="Arial"/>
                    <w:spacing w:val="6"/>
                  </w:rPr>
                  <m:t>2</m:t>
                </m:r>
              </m:e>
              <m:sup>
                <m:r>
                  <m:rPr>
                    <m:sty m:val="p"/>
                  </m:rPr>
                  <w:rPr>
                    <w:rFonts w:ascii="Cambria Math" w:hAnsi="Cambria Math" w:cs="Arial"/>
                    <w:spacing w:val="6"/>
                  </w:rPr>
                  <m:t>µ</m:t>
                </m:r>
              </m:sup>
            </m:sSup>
          </m:den>
        </m:f>
      </m:oMath>
    </w:p>
    <w:p w14:paraId="1DD23239" w14:textId="5D0F7E38" w:rsidR="00E1297F"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µ</w:t>
      </w:r>
      <w:r w:rsidRPr="007A5679">
        <w:rPr>
          <w:rFonts w:ascii="Arial" w:hAnsi="Arial"/>
          <w:spacing w:val="6"/>
        </w:rPr>
        <w:t xml:space="preserve">= </w:t>
      </w:r>
      <w:r w:rsidRPr="007A5679">
        <w:rPr>
          <w:rFonts w:ascii="Arial" w:hAnsi="Arial" w:hint="eastAsia"/>
          <w:spacing w:val="6"/>
        </w:rPr>
        <w:t>取整</w:t>
      </w:r>
      <w:r w:rsidRPr="007A5679">
        <w:rPr>
          <w:rFonts w:ascii="Arial" w:hAnsi="Arial"/>
          <w:spacing w:val="6"/>
        </w:rPr>
        <w:t>(</w:t>
      </w:r>
      <m:oMath>
        <m:f>
          <m:fPr>
            <m:ctrlPr>
              <w:rPr>
                <w:rFonts w:ascii="Cambria Math" w:hAnsi="Cambria Math"/>
                <w:spacing w:val="6"/>
              </w:rPr>
            </m:ctrlPr>
          </m:fPr>
          <m:num>
            <m:r>
              <m:rPr>
                <m:sty m:val="p"/>
              </m:rPr>
              <w:rPr>
                <w:rFonts w:ascii="Cambria Math" w:hAnsi="Cambria Math" w:hint="eastAsia"/>
                <w:spacing w:val="6"/>
              </w:rPr>
              <m:t>当前时间</m:t>
            </m:r>
            <m:r>
              <m:rPr>
                <m:sty m:val="p"/>
              </m:rPr>
              <w:rPr>
                <w:rFonts w:ascii="Cambria Math" w:hAnsi="Cambria Math" w:cs="MS Mincho"/>
                <w:spacing w:val="6"/>
              </w:rPr>
              <m:t>-</m:t>
            </m:r>
            <m:r>
              <m:rPr>
                <m:sty m:val="p"/>
              </m:rPr>
              <w:rPr>
                <w:rFonts w:ascii="Cambria Math" w:hAnsi="Cambria Math"/>
                <w:spacing w:val="6"/>
              </w:rPr>
              <m:t>QOSChain</m:t>
            </m:r>
            <m:r>
              <m:rPr>
                <m:sty m:val="p"/>
              </m:rPr>
              <w:rPr>
                <w:rFonts w:ascii="Cambria Math" w:hAnsi="Cambria Math" w:hint="eastAsia"/>
                <w:spacing w:val="6"/>
              </w:rPr>
              <m:t>初始时间</m:t>
            </m:r>
          </m:num>
          <m:den>
            <m:r>
              <m:rPr>
                <m:sty m:val="p"/>
              </m:rPr>
              <w:rPr>
                <w:rFonts w:ascii="Cambria Math" w:hAnsi="Cambria Math"/>
                <w:spacing w:val="6"/>
              </w:rPr>
              <m:t>T</m:t>
            </m:r>
          </m:den>
        </m:f>
      </m:oMath>
      <w:r w:rsidRPr="007A5679">
        <w:rPr>
          <w:rFonts w:ascii="Arial" w:hAnsi="Arial"/>
          <w:spacing w:val="6"/>
        </w:rPr>
        <w:t xml:space="preserve"> )  </w:t>
      </w:r>
    </w:p>
    <w:p w14:paraId="4EB782A2" w14:textId="20EB3EFC" w:rsidR="00660485" w:rsidRPr="007A5679" w:rsidRDefault="00660485" w:rsidP="00327450">
      <w:pPr>
        <w:spacing w:line="560" w:lineRule="exact"/>
        <w:ind w:firstLine="504"/>
        <w:jc w:val="both"/>
        <w:rPr>
          <w:rFonts w:ascii="Arial" w:hAnsi="Arial"/>
          <w:spacing w:val="6"/>
        </w:rPr>
      </w:pPr>
      <w:r w:rsidRPr="007A5679">
        <w:rPr>
          <w:rFonts w:ascii="Arial" w:hAnsi="Arial" w:hint="eastAsia"/>
          <w:spacing w:val="6"/>
        </w:rPr>
        <w:t>当</w:t>
      </w:r>
      <w:r w:rsidRPr="007A5679">
        <w:rPr>
          <w:rFonts w:ascii="Arial" w:hAnsi="Arial"/>
          <w:spacing w:val="6"/>
        </w:rPr>
        <w:t>T</w:t>
      </w:r>
      <w:r w:rsidRPr="007A5679">
        <w:rPr>
          <w:rFonts w:ascii="Arial" w:hAnsi="Arial" w:hint="eastAsia"/>
          <w:spacing w:val="6"/>
        </w:rPr>
        <w:t>为</w:t>
      </w:r>
      <w:r w:rsidRPr="007A5679">
        <w:rPr>
          <w:rFonts w:ascii="Arial" w:hAnsi="Arial"/>
          <w:spacing w:val="6"/>
        </w:rPr>
        <w:t>4</w:t>
      </w:r>
      <w:r w:rsidRPr="007A5679">
        <w:rPr>
          <w:rFonts w:ascii="Arial" w:hAnsi="Arial" w:hint="eastAsia"/>
          <w:spacing w:val="6"/>
        </w:rPr>
        <w:t>年，那么</w:t>
      </w:r>
      <w:r w:rsidRPr="007A5679">
        <w:rPr>
          <w:rFonts w:ascii="Arial" w:hAnsi="Arial"/>
          <w:spacing w:val="6"/>
        </w:rPr>
        <w:t>QOS</w:t>
      </w:r>
      <w:r w:rsidRPr="007A5679">
        <w:rPr>
          <w:rFonts w:ascii="Arial" w:hAnsi="Arial" w:hint="eastAsia"/>
          <w:spacing w:val="6"/>
        </w:rPr>
        <w:t>币在约</w:t>
      </w:r>
      <w:r w:rsidRPr="007A5679">
        <w:rPr>
          <w:rFonts w:ascii="Arial" w:hAnsi="Arial"/>
          <w:spacing w:val="6"/>
        </w:rPr>
        <w:t>28</w:t>
      </w:r>
      <w:r w:rsidRPr="007A5679">
        <w:rPr>
          <w:rFonts w:ascii="Arial" w:hAnsi="Arial" w:hint="eastAsia"/>
          <w:spacing w:val="6"/>
        </w:rPr>
        <w:t>年后被挖完。</w:t>
      </w:r>
    </w:p>
    <w:p w14:paraId="7BDC0E07" w14:textId="77777777" w:rsidR="00AF1F77" w:rsidRPr="007A5679" w:rsidRDefault="00AF1F77" w:rsidP="004F2D44">
      <w:pPr>
        <w:spacing w:line="200" w:lineRule="exact"/>
        <w:ind w:firstLine="504"/>
        <w:jc w:val="both"/>
        <w:rPr>
          <w:rFonts w:ascii="Arial" w:hAnsi="Arial"/>
          <w:spacing w:val="6"/>
        </w:rPr>
      </w:pPr>
    </w:p>
    <w:p w14:paraId="0F9FAF40" w14:textId="14CB29A3" w:rsidR="00E1297F" w:rsidRPr="007A5679" w:rsidRDefault="006F5E26" w:rsidP="00614889">
      <w:pPr>
        <w:pStyle w:val="a6"/>
        <w:ind w:firstLineChars="0" w:firstLine="0"/>
        <w:jc w:val="center"/>
        <w:rPr>
          <w:rFonts w:ascii="Arial" w:eastAsia="微软雅黑" w:hAnsi="Arial" w:cs="宋体"/>
          <w:spacing w:val="6"/>
          <w:sz w:val="21"/>
          <w:szCs w:val="21"/>
        </w:rPr>
      </w:pPr>
      <w:r w:rsidRPr="007A5679">
        <w:rPr>
          <w:rFonts w:ascii="Arial" w:eastAsia="微软雅黑" w:hAnsi="Arial" w:cs="Arial" w:hint="eastAsia"/>
          <w:spacing w:val="6"/>
          <w:sz w:val="21"/>
          <w:szCs w:val="21"/>
        </w:rPr>
        <w:t>表</w:t>
      </w:r>
      <w:r w:rsidR="00E1297F" w:rsidRPr="007A5679">
        <w:rPr>
          <w:rFonts w:ascii="Arial" w:eastAsia="微软雅黑" w:hAnsi="Arial" w:cs="Arial"/>
          <w:spacing w:val="6"/>
          <w:sz w:val="21"/>
          <w:szCs w:val="21"/>
        </w:rPr>
        <w:t>2.1</w:t>
      </w:r>
      <w:r w:rsidR="00E1297F" w:rsidRPr="007A5679">
        <w:rPr>
          <w:rFonts w:ascii="Arial" w:eastAsia="微软雅黑" w:hAnsi="Arial"/>
          <w:spacing w:val="6"/>
          <w:sz w:val="21"/>
          <w:szCs w:val="21"/>
        </w:rPr>
        <w:t xml:space="preserve"> </w:t>
      </w:r>
      <w:r w:rsidR="00C13B3D" w:rsidRPr="007A5679">
        <w:rPr>
          <w:rFonts w:ascii="Arial" w:eastAsia="微软雅黑" w:hAnsi="Arial"/>
          <w:spacing w:val="6"/>
          <w:sz w:val="21"/>
          <w:szCs w:val="21"/>
        </w:rPr>
        <w:t>QOS</w:t>
      </w:r>
      <w:r w:rsidR="00C13B3D" w:rsidRPr="007A5679">
        <w:rPr>
          <w:rFonts w:ascii="Arial" w:eastAsia="微软雅黑" w:hAnsi="Arial" w:hint="eastAsia"/>
          <w:spacing w:val="6"/>
          <w:sz w:val="21"/>
          <w:szCs w:val="21"/>
        </w:rPr>
        <w:t>挖矿机制</w:t>
      </w:r>
    </w:p>
    <w:tbl>
      <w:tblPr>
        <w:tblStyle w:val="a7"/>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135"/>
        <w:gridCol w:w="1267"/>
        <w:gridCol w:w="1114"/>
        <w:gridCol w:w="1134"/>
        <w:gridCol w:w="1134"/>
        <w:gridCol w:w="1134"/>
        <w:gridCol w:w="1134"/>
      </w:tblGrid>
      <w:tr w:rsidR="003665F9" w:rsidRPr="007A5679" w14:paraId="21A5083E" w14:textId="77777777" w:rsidTr="00AB0B6B">
        <w:trPr>
          <w:trHeight w:val="638"/>
          <w:jc w:val="center"/>
        </w:trPr>
        <w:tc>
          <w:tcPr>
            <w:tcW w:w="1135" w:type="dxa"/>
            <w:vAlign w:val="center"/>
            <w:hideMark/>
          </w:tcPr>
          <w:p w14:paraId="711B5F8F" w14:textId="77777777" w:rsidR="00660485" w:rsidRPr="007A5679" w:rsidRDefault="00660485" w:rsidP="004F2D44">
            <w:pPr>
              <w:widowControl/>
              <w:spacing w:before="100" w:beforeAutospacing="1" w:after="100" w:afterAutospacing="1"/>
              <w:ind w:firstLineChars="0" w:firstLine="0"/>
              <w:jc w:val="both"/>
              <w:rPr>
                <w:rFonts w:ascii="Arial" w:hAnsi="Arial"/>
                <w:spacing w:val="6"/>
                <w:sz w:val="18"/>
                <w:szCs w:val="18"/>
              </w:rPr>
            </w:pPr>
            <w:r w:rsidRPr="007A5679">
              <w:rPr>
                <w:rFonts w:ascii="Arial" w:hAnsi="Arial" w:hint="eastAsia"/>
                <w:spacing w:val="6"/>
                <w:sz w:val="18"/>
                <w:szCs w:val="18"/>
              </w:rPr>
              <w:t>时间</w:t>
            </w:r>
          </w:p>
        </w:tc>
        <w:tc>
          <w:tcPr>
            <w:tcW w:w="1267" w:type="dxa"/>
            <w:vAlign w:val="center"/>
            <w:hideMark/>
          </w:tcPr>
          <w:p w14:paraId="422DE191" w14:textId="77777777" w:rsidR="00660485" w:rsidRPr="007A5679" w:rsidRDefault="00660485" w:rsidP="004F2D44">
            <w:pPr>
              <w:widowControl/>
              <w:spacing w:before="100" w:beforeAutospacing="1" w:after="100" w:afterAutospacing="1"/>
              <w:ind w:firstLineChars="0" w:firstLine="0"/>
              <w:jc w:val="both"/>
              <w:rPr>
                <w:rFonts w:ascii="Arial" w:hAnsi="Arial"/>
                <w:spacing w:val="6"/>
                <w:sz w:val="18"/>
                <w:szCs w:val="18"/>
              </w:rPr>
            </w:pPr>
            <w:r w:rsidRPr="007A5679">
              <w:rPr>
                <w:rFonts w:ascii="Arial" w:hAnsi="Arial" w:hint="eastAsia"/>
                <w:spacing w:val="6"/>
                <w:sz w:val="18"/>
                <w:szCs w:val="18"/>
              </w:rPr>
              <w:t>第</w:t>
            </w:r>
            <w:r w:rsidRPr="007A5679">
              <w:rPr>
                <w:rFonts w:ascii="Arial" w:hAnsi="Arial"/>
                <w:spacing w:val="6"/>
                <w:sz w:val="18"/>
                <w:szCs w:val="18"/>
              </w:rPr>
              <w:t>1</w:t>
            </w:r>
            <w:r w:rsidRPr="007A5679">
              <w:rPr>
                <w:rFonts w:ascii="Arial" w:hAnsi="Arial" w:hint="eastAsia"/>
                <w:spacing w:val="6"/>
                <w:sz w:val="18"/>
                <w:szCs w:val="18"/>
              </w:rPr>
              <w:t>个四年</w:t>
            </w:r>
          </w:p>
        </w:tc>
        <w:tc>
          <w:tcPr>
            <w:tcW w:w="1114" w:type="dxa"/>
            <w:vAlign w:val="center"/>
            <w:hideMark/>
          </w:tcPr>
          <w:p w14:paraId="753351D0" w14:textId="77777777" w:rsidR="00660485" w:rsidRPr="007A5679" w:rsidRDefault="00660485" w:rsidP="004F2D44">
            <w:pPr>
              <w:widowControl/>
              <w:spacing w:before="100" w:beforeAutospacing="1" w:after="100" w:afterAutospacing="1"/>
              <w:ind w:firstLineChars="0" w:firstLine="0"/>
              <w:jc w:val="both"/>
              <w:rPr>
                <w:rFonts w:ascii="Arial" w:hAnsi="Arial"/>
                <w:spacing w:val="6"/>
                <w:sz w:val="18"/>
                <w:szCs w:val="18"/>
              </w:rPr>
            </w:pPr>
            <w:r w:rsidRPr="007A5679">
              <w:rPr>
                <w:rFonts w:ascii="Arial" w:hAnsi="Arial" w:hint="eastAsia"/>
                <w:spacing w:val="6"/>
                <w:sz w:val="18"/>
                <w:szCs w:val="18"/>
              </w:rPr>
              <w:t>第</w:t>
            </w:r>
            <w:r w:rsidRPr="007A5679">
              <w:rPr>
                <w:rFonts w:ascii="Arial" w:hAnsi="Arial"/>
                <w:spacing w:val="6"/>
                <w:sz w:val="18"/>
                <w:szCs w:val="18"/>
              </w:rPr>
              <w:t>2</w:t>
            </w:r>
            <w:r w:rsidRPr="007A5679">
              <w:rPr>
                <w:rFonts w:ascii="Arial" w:hAnsi="Arial" w:hint="eastAsia"/>
                <w:spacing w:val="6"/>
                <w:sz w:val="18"/>
                <w:szCs w:val="18"/>
              </w:rPr>
              <w:t>个四年</w:t>
            </w:r>
          </w:p>
        </w:tc>
        <w:tc>
          <w:tcPr>
            <w:tcW w:w="1134" w:type="dxa"/>
            <w:vAlign w:val="center"/>
            <w:hideMark/>
          </w:tcPr>
          <w:p w14:paraId="4CD6861B" w14:textId="77777777" w:rsidR="00660485" w:rsidRPr="007A5679" w:rsidRDefault="00660485" w:rsidP="004F2D44">
            <w:pPr>
              <w:widowControl/>
              <w:spacing w:before="100" w:beforeAutospacing="1" w:after="100" w:afterAutospacing="1"/>
              <w:ind w:firstLineChars="0" w:firstLine="0"/>
              <w:jc w:val="both"/>
              <w:rPr>
                <w:rFonts w:ascii="Arial" w:hAnsi="Arial"/>
                <w:spacing w:val="6"/>
                <w:sz w:val="18"/>
                <w:szCs w:val="18"/>
              </w:rPr>
            </w:pPr>
            <w:r w:rsidRPr="007A5679">
              <w:rPr>
                <w:rFonts w:ascii="Arial" w:hAnsi="Arial" w:hint="eastAsia"/>
                <w:spacing w:val="6"/>
                <w:sz w:val="18"/>
                <w:szCs w:val="18"/>
              </w:rPr>
              <w:t>第</w:t>
            </w:r>
            <w:r w:rsidRPr="007A5679">
              <w:rPr>
                <w:rFonts w:ascii="Arial" w:hAnsi="Arial"/>
                <w:spacing w:val="6"/>
                <w:sz w:val="18"/>
                <w:szCs w:val="18"/>
              </w:rPr>
              <w:t>3</w:t>
            </w:r>
            <w:r w:rsidRPr="007A5679">
              <w:rPr>
                <w:rFonts w:ascii="Arial" w:hAnsi="Arial" w:hint="eastAsia"/>
                <w:spacing w:val="6"/>
                <w:sz w:val="18"/>
                <w:szCs w:val="18"/>
              </w:rPr>
              <w:t>个四年</w:t>
            </w:r>
          </w:p>
        </w:tc>
        <w:tc>
          <w:tcPr>
            <w:tcW w:w="1134" w:type="dxa"/>
            <w:vAlign w:val="center"/>
            <w:hideMark/>
          </w:tcPr>
          <w:p w14:paraId="5CE3A93A" w14:textId="77777777" w:rsidR="00660485" w:rsidRPr="007A5679" w:rsidRDefault="00660485" w:rsidP="004F2D44">
            <w:pPr>
              <w:widowControl/>
              <w:spacing w:before="100" w:beforeAutospacing="1" w:after="100" w:afterAutospacing="1"/>
              <w:ind w:firstLineChars="0" w:firstLine="0"/>
              <w:jc w:val="both"/>
              <w:rPr>
                <w:rFonts w:ascii="Arial" w:hAnsi="Arial"/>
                <w:spacing w:val="6"/>
                <w:sz w:val="18"/>
                <w:szCs w:val="18"/>
              </w:rPr>
            </w:pPr>
            <w:r w:rsidRPr="007A5679">
              <w:rPr>
                <w:rFonts w:ascii="Arial" w:hAnsi="Arial" w:hint="eastAsia"/>
                <w:spacing w:val="6"/>
                <w:sz w:val="18"/>
                <w:szCs w:val="18"/>
              </w:rPr>
              <w:t>第</w:t>
            </w:r>
            <w:r w:rsidRPr="007A5679">
              <w:rPr>
                <w:rFonts w:ascii="Arial" w:hAnsi="Arial"/>
                <w:spacing w:val="6"/>
                <w:sz w:val="18"/>
                <w:szCs w:val="18"/>
              </w:rPr>
              <w:t>5</w:t>
            </w:r>
            <w:r w:rsidRPr="007A5679">
              <w:rPr>
                <w:rFonts w:ascii="Arial" w:hAnsi="Arial" w:hint="eastAsia"/>
                <w:spacing w:val="6"/>
                <w:sz w:val="18"/>
                <w:szCs w:val="18"/>
              </w:rPr>
              <w:t>个四年</w:t>
            </w:r>
          </w:p>
        </w:tc>
        <w:tc>
          <w:tcPr>
            <w:tcW w:w="1134" w:type="dxa"/>
            <w:vAlign w:val="center"/>
            <w:hideMark/>
          </w:tcPr>
          <w:p w14:paraId="24DFF3BC" w14:textId="77777777" w:rsidR="00660485" w:rsidRPr="007A5679" w:rsidRDefault="00660485" w:rsidP="004F2D44">
            <w:pPr>
              <w:widowControl/>
              <w:spacing w:before="100" w:beforeAutospacing="1" w:after="100" w:afterAutospacing="1"/>
              <w:ind w:firstLineChars="0" w:firstLine="0"/>
              <w:jc w:val="both"/>
              <w:rPr>
                <w:rFonts w:ascii="Arial" w:hAnsi="Arial"/>
                <w:spacing w:val="6"/>
                <w:sz w:val="18"/>
                <w:szCs w:val="18"/>
              </w:rPr>
            </w:pPr>
            <w:r w:rsidRPr="007A5679">
              <w:rPr>
                <w:rFonts w:ascii="Arial" w:hAnsi="Arial" w:hint="eastAsia"/>
                <w:spacing w:val="6"/>
                <w:sz w:val="18"/>
                <w:szCs w:val="18"/>
              </w:rPr>
              <w:t>第</w:t>
            </w:r>
            <w:r w:rsidRPr="007A5679">
              <w:rPr>
                <w:rFonts w:ascii="Arial" w:hAnsi="Arial"/>
                <w:spacing w:val="6"/>
                <w:sz w:val="18"/>
                <w:szCs w:val="18"/>
              </w:rPr>
              <w:t>6</w:t>
            </w:r>
            <w:r w:rsidRPr="007A5679">
              <w:rPr>
                <w:rFonts w:ascii="Arial" w:hAnsi="Arial" w:hint="eastAsia"/>
                <w:spacing w:val="6"/>
                <w:sz w:val="18"/>
                <w:szCs w:val="18"/>
              </w:rPr>
              <w:t>个四年</w:t>
            </w:r>
          </w:p>
        </w:tc>
        <w:tc>
          <w:tcPr>
            <w:tcW w:w="1134" w:type="dxa"/>
            <w:vAlign w:val="center"/>
            <w:hideMark/>
          </w:tcPr>
          <w:p w14:paraId="3E9628B9" w14:textId="77777777" w:rsidR="00660485" w:rsidRPr="007A5679" w:rsidRDefault="00660485" w:rsidP="004F2D44">
            <w:pPr>
              <w:widowControl/>
              <w:spacing w:before="100" w:beforeAutospacing="1" w:after="100" w:afterAutospacing="1"/>
              <w:ind w:firstLineChars="0" w:firstLine="0"/>
              <w:jc w:val="both"/>
              <w:rPr>
                <w:rFonts w:ascii="Arial" w:hAnsi="Arial"/>
                <w:spacing w:val="6"/>
                <w:sz w:val="18"/>
                <w:szCs w:val="18"/>
              </w:rPr>
            </w:pPr>
            <w:r w:rsidRPr="007A5679">
              <w:rPr>
                <w:rFonts w:ascii="Arial" w:hAnsi="Arial" w:hint="eastAsia"/>
                <w:spacing w:val="6"/>
                <w:sz w:val="18"/>
                <w:szCs w:val="18"/>
              </w:rPr>
              <w:t>第</w:t>
            </w:r>
            <w:r w:rsidRPr="007A5679">
              <w:rPr>
                <w:rFonts w:ascii="Arial" w:hAnsi="Arial"/>
                <w:spacing w:val="6"/>
                <w:sz w:val="18"/>
                <w:szCs w:val="18"/>
              </w:rPr>
              <w:t>7</w:t>
            </w:r>
            <w:r w:rsidRPr="007A5679">
              <w:rPr>
                <w:rFonts w:ascii="Arial" w:hAnsi="Arial" w:hint="eastAsia"/>
                <w:spacing w:val="6"/>
                <w:sz w:val="18"/>
                <w:szCs w:val="18"/>
              </w:rPr>
              <w:t>个四年</w:t>
            </w:r>
          </w:p>
        </w:tc>
      </w:tr>
      <w:tr w:rsidR="003665F9" w:rsidRPr="007A5679" w14:paraId="646A6F3C" w14:textId="77777777" w:rsidTr="00AB0B6B">
        <w:trPr>
          <w:trHeight w:val="1136"/>
          <w:jc w:val="center"/>
        </w:trPr>
        <w:tc>
          <w:tcPr>
            <w:tcW w:w="1135" w:type="dxa"/>
            <w:vAlign w:val="center"/>
            <w:hideMark/>
          </w:tcPr>
          <w:p w14:paraId="7FF40EF4" w14:textId="77777777" w:rsidR="003665F9" w:rsidRPr="007A5679" w:rsidRDefault="00660485" w:rsidP="004F2D44">
            <w:pPr>
              <w:widowControl/>
              <w:spacing w:line="360" w:lineRule="exact"/>
              <w:ind w:right="-113" w:firstLineChars="0" w:firstLine="0"/>
              <w:jc w:val="both"/>
              <w:rPr>
                <w:rFonts w:ascii="Arial" w:hAnsi="Arial"/>
                <w:spacing w:val="6"/>
                <w:sz w:val="18"/>
                <w:szCs w:val="18"/>
              </w:rPr>
            </w:pPr>
            <w:r w:rsidRPr="007A5679">
              <w:rPr>
                <w:rFonts w:ascii="Arial" w:hAnsi="Arial" w:hint="eastAsia"/>
                <w:spacing w:val="6"/>
                <w:sz w:val="18"/>
                <w:szCs w:val="18"/>
              </w:rPr>
              <w:t>新铸币</w:t>
            </w:r>
          </w:p>
          <w:p w14:paraId="4FA9CD7D" w14:textId="50EEB2AE" w:rsidR="003665F9" w:rsidRPr="007A5679" w:rsidRDefault="00660485" w:rsidP="004F2D44">
            <w:pPr>
              <w:widowControl/>
              <w:spacing w:line="360" w:lineRule="exact"/>
              <w:ind w:right="-113" w:firstLineChars="0" w:firstLine="0"/>
              <w:jc w:val="both"/>
              <w:rPr>
                <w:rFonts w:ascii="Arial" w:hAnsi="Arial"/>
                <w:spacing w:val="6"/>
                <w:sz w:val="18"/>
                <w:szCs w:val="18"/>
              </w:rPr>
            </w:pPr>
            <w:r w:rsidRPr="007A5679">
              <w:rPr>
                <w:rFonts w:ascii="Arial" w:hAnsi="Arial"/>
                <w:spacing w:val="6"/>
                <w:sz w:val="18"/>
                <w:szCs w:val="18"/>
              </w:rPr>
              <w:t>QOS</w:t>
            </w:r>
            <w:r w:rsidRPr="007A5679">
              <w:rPr>
                <w:rFonts w:ascii="Arial" w:hAnsi="Arial" w:hint="eastAsia"/>
                <w:spacing w:val="6"/>
                <w:sz w:val="18"/>
                <w:szCs w:val="18"/>
              </w:rPr>
              <w:t>数量</w:t>
            </w:r>
          </w:p>
          <w:p w14:paraId="5339ED7E" w14:textId="403D04F5" w:rsidR="00660485" w:rsidRPr="007A5679" w:rsidRDefault="00660485" w:rsidP="004F2D44">
            <w:pPr>
              <w:widowControl/>
              <w:spacing w:line="360" w:lineRule="exact"/>
              <w:ind w:right="-113" w:firstLineChars="0" w:firstLine="0"/>
              <w:jc w:val="both"/>
              <w:rPr>
                <w:rFonts w:ascii="Arial" w:hAnsi="Arial"/>
                <w:spacing w:val="6"/>
                <w:sz w:val="18"/>
                <w:szCs w:val="18"/>
              </w:rPr>
            </w:pPr>
            <w:r w:rsidRPr="007A5679">
              <w:rPr>
                <w:rFonts w:ascii="Arial" w:hAnsi="Arial" w:hint="eastAsia"/>
                <w:spacing w:val="6"/>
                <w:sz w:val="18"/>
                <w:szCs w:val="18"/>
              </w:rPr>
              <w:t>（亿枚）</w:t>
            </w:r>
          </w:p>
        </w:tc>
        <w:tc>
          <w:tcPr>
            <w:tcW w:w="1267" w:type="dxa"/>
            <w:vAlign w:val="center"/>
            <w:hideMark/>
          </w:tcPr>
          <w:p w14:paraId="7058D2BD"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25.5</w:t>
            </w:r>
          </w:p>
        </w:tc>
        <w:tc>
          <w:tcPr>
            <w:tcW w:w="1114" w:type="dxa"/>
            <w:vAlign w:val="center"/>
            <w:hideMark/>
          </w:tcPr>
          <w:p w14:paraId="1A997FF1"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12.75</w:t>
            </w:r>
          </w:p>
        </w:tc>
        <w:tc>
          <w:tcPr>
            <w:tcW w:w="1134" w:type="dxa"/>
            <w:vAlign w:val="center"/>
            <w:hideMark/>
          </w:tcPr>
          <w:p w14:paraId="0DCE0DF5"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6.375</w:t>
            </w:r>
          </w:p>
        </w:tc>
        <w:tc>
          <w:tcPr>
            <w:tcW w:w="1134" w:type="dxa"/>
            <w:vAlign w:val="center"/>
            <w:hideMark/>
          </w:tcPr>
          <w:p w14:paraId="34FA1578"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3.1875</w:t>
            </w:r>
          </w:p>
        </w:tc>
        <w:tc>
          <w:tcPr>
            <w:tcW w:w="1134" w:type="dxa"/>
            <w:vAlign w:val="center"/>
            <w:hideMark/>
          </w:tcPr>
          <w:p w14:paraId="79166F89"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1.59375</w:t>
            </w:r>
          </w:p>
        </w:tc>
        <w:tc>
          <w:tcPr>
            <w:tcW w:w="1134" w:type="dxa"/>
            <w:vAlign w:val="center"/>
            <w:hideMark/>
          </w:tcPr>
          <w:p w14:paraId="6CC1DDE4"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1.59375</w:t>
            </w:r>
          </w:p>
        </w:tc>
      </w:tr>
      <w:tr w:rsidR="003665F9" w:rsidRPr="007A5679" w14:paraId="70238EAF" w14:textId="77777777" w:rsidTr="00AB0B6B">
        <w:trPr>
          <w:jc w:val="center"/>
        </w:trPr>
        <w:tc>
          <w:tcPr>
            <w:tcW w:w="1135" w:type="dxa"/>
            <w:vAlign w:val="center"/>
            <w:hideMark/>
          </w:tcPr>
          <w:p w14:paraId="623A30EE" w14:textId="77777777" w:rsidR="00660485" w:rsidRPr="007A5679" w:rsidRDefault="00660485" w:rsidP="004F2D44">
            <w:pPr>
              <w:widowControl/>
              <w:spacing w:line="360" w:lineRule="exact"/>
              <w:ind w:right="-113" w:firstLineChars="0" w:firstLine="0"/>
              <w:jc w:val="both"/>
              <w:rPr>
                <w:rFonts w:ascii="Arial" w:hAnsi="Arial"/>
                <w:spacing w:val="6"/>
                <w:sz w:val="18"/>
                <w:szCs w:val="18"/>
              </w:rPr>
            </w:pPr>
            <w:r w:rsidRPr="007A5679">
              <w:rPr>
                <w:rFonts w:ascii="Arial" w:hAnsi="Arial" w:hint="eastAsia"/>
                <w:spacing w:val="6"/>
                <w:sz w:val="18"/>
                <w:szCs w:val="18"/>
              </w:rPr>
              <w:t>新区块奖励</w:t>
            </w:r>
            <w:r w:rsidRPr="007A5679">
              <w:rPr>
                <w:rFonts w:ascii="Arial" w:hAnsi="Arial"/>
                <w:spacing w:val="6"/>
                <w:sz w:val="18"/>
                <w:szCs w:val="18"/>
              </w:rPr>
              <w:t>QOS</w:t>
            </w:r>
            <w:r w:rsidRPr="007A5679">
              <w:rPr>
                <w:rFonts w:ascii="Arial" w:hAnsi="Arial" w:hint="eastAsia"/>
                <w:spacing w:val="6"/>
                <w:sz w:val="18"/>
                <w:szCs w:val="18"/>
              </w:rPr>
              <w:t>数量（枚）</w:t>
            </w:r>
          </w:p>
        </w:tc>
        <w:tc>
          <w:tcPr>
            <w:tcW w:w="1267" w:type="dxa"/>
            <w:vAlign w:val="center"/>
            <w:hideMark/>
          </w:tcPr>
          <w:p w14:paraId="6D73F605"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60.64</w:t>
            </w:r>
          </w:p>
        </w:tc>
        <w:tc>
          <w:tcPr>
            <w:tcW w:w="1114" w:type="dxa"/>
            <w:vAlign w:val="center"/>
            <w:hideMark/>
          </w:tcPr>
          <w:p w14:paraId="14B21CAC"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30.32</w:t>
            </w:r>
          </w:p>
        </w:tc>
        <w:tc>
          <w:tcPr>
            <w:tcW w:w="1134" w:type="dxa"/>
            <w:vAlign w:val="center"/>
            <w:hideMark/>
          </w:tcPr>
          <w:p w14:paraId="1002B9E5"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15.16</w:t>
            </w:r>
          </w:p>
        </w:tc>
        <w:tc>
          <w:tcPr>
            <w:tcW w:w="1134" w:type="dxa"/>
            <w:vAlign w:val="center"/>
            <w:hideMark/>
          </w:tcPr>
          <w:p w14:paraId="53A23DA3"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7.58</w:t>
            </w:r>
          </w:p>
        </w:tc>
        <w:tc>
          <w:tcPr>
            <w:tcW w:w="1134" w:type="dxa"/>
            <w:vAlign w:val="center"/>
            <w:hideMark/>
          </w:tcPr>
          <w:p w14:paraId="12237FF1"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3.79</w:t>
            </w:r>
          </w:p>
        </w:tc>
        <w:tc>
          <w:tcPr>
            <w:tcW w:w="1134" w:type="dxa"/>
            <w:vAlign w:val="center"/>
            <w:hideMark/>
          </w:tcPr>
          <w:p w14:paraId="76EFFF56" w14:textId="77777777" w:rsidR="00660485" w:rsidRPr="007A5679" w:rsidRDefault="00660485" w:rsidP="004F2D44">
            <w:pPr>
              <w:widowControl/>
              <w:spacing w:before="100" w:beforeAutospacing="1" w:after="100" w:afterAutospacing="1" w:line="600" w:lineRule="auto"/>
              <w:ind w:firstLineChars="0" w:firstLine="0"/>
              <w:jc w:val="both"/>
              <w:rPr>
                <w:rFonts w:ascii="Arial" w:hAnsi="Arial"/>
                <w:spacing w:val="6"/>
                <w:sz w:val="18"/>
                <w:szCs w:val="18"/>
              </w:rPr>
            </w:pPr>
            <w:r w:rsidRPr="007A5679">
              <w:rPr>
                <w:rFonts w:ascii="Arial" w:hAnsi="Arial"/>
                <w:spacing w:val="6"/>
                <w:sz w:val="18"/>
                <w:szCs w:val="18"/>
              </w:rPr>
              <w:t>3.79</w:t>
            </w:r>
          </w:p>
        </w:tc>
      </w:tr>
    </w:tbl>
    <w:p w14:paraId="43343204" w14:textId="0C0EF5A3" w:rsidR="00D167E7" w:rsidRPr="007A5679" w:rsidRDefault="00D167E7" w:rsidP="004F2D44">
      <w:pPr>
        <w:spacing w:line="560" w:lineRule="exact"/>
        <w:ind w:firstLine="504"/>
        <w:jc w:val="both"/>
        <w:rPr>
          <w:rFonts w:ascii="Arial" w:hAnsi="Arial"/>
          <w:spacing w:val="6"/>
        </w:rPr>
      </w:pPr>
    </w:p>
    <w:p w14:paraId="07A7EB26" w14:textId="0DB4E832" w:rsidR="00194FCA" w:rsidRPr="007A5679" w:rsidRDefault="00194FCA" w:rsidP="00194FCA">
      <w:pPr>
        <w:pStyle w:val="3"/>
        <w:ind w:firstLineChars="0" w:firstLine="0"/>
        <w:jc w:val="both"/>
        <w:rPr>
          <w:rFonts w:ascii="Arial" w:eastAsia="微软雅黑" w:hAnsi="Arial" w:cs="Times New Roman"/>
          <w:spacing w:val="6"/>
        </w:rPr>
      </w:pPr>
      <w:bookmarkStart w:id="34" w:name="_Toc519696388"/>
      <w:r w:rsidRPr="007A5679">
        <w:rPr>
          <w:rFonts w:ascii="Arial" w:eastAsia="微软雅黑" w:hAnsi="Arial" w:cs="Arial"/>
          <w:spacing w:val="6"/>
        </w:rPr>
        <w:t xml:space="preserve">2.3  </w:t>
      </w:r>
      <w:r w:rsidR="0040694B" w:rsidRPr="007A5679">
        <w:rPr>
          <w:rFonts w:ascii="Arial" w:eastAsia="微软雅黑" w:hAnsi="Arial" w:cs="Arial"/>
          <w:spacing w:val="6"/>
        </w:rPr>
        <w:t>QOS</w:t>
      </w:r>
      <w:r w:rsidRPr="007A5679">
        <w:rPr>
          <w:rFonts w:ascii="Arial" w:eastAsia="微软雅黑" w:hAnsi="Arial" w:cs="Times New Roman" w:hint="eastAsia"/>
          <w:spacing w:val="6"/>
        </w:rPr>
        <w:t>双层挖矿机制</w:t>
      </w:r>
      <w:bookmarkEnd w:id="34"/>
    </w:p>
    <w:p w14:paraId="16A73A27" w14:textId="169EBD88" w:rsidR="00194FCA" w:rsidRPr="007A5679" w:rsidRDefault="00194FCA" w:rsidP="00194FCA">
      <w:pPr>
        <w:spacing w:line="560" w:lineRule="exact"/>
        <w:ind w:firstLine="504"/>
        <w:jc w:val="both"/>
        <w:rPr>
          <w:rFonts w:ascii="Arial" w:hAnsi="Arial"/>
          <w:spacing w:val="6"/>
        </w:rPr>
      </w:pPr>
      <w:r w:rsidRPr="007A5679">
        <w:rPr>
          <w:rFonts w:ascii="Arial" w:hAnsi="Arial" w:hint="eastAsia"/>
          <w:spacing w:val="6"/>
        </w:rPr>
        <w:t>与双层代币模型相对应，</w:t>
      </w:r>
      <w:r w:rsidRPr="007A5679">
        <w:rPr>
          <w:rFonts w:ascii="Arial" w:hAnsi="Arial"/>
          <w:spacing w:val="6"/>
        </w:rPr>
        <w:t>QOS</w:t>
      </w:r>
      <w:r w:rsidR="009E1759" w:rsidRPr="007A5679">
        <w:rPr>
          <w:rFonts w:ascii="Arial" w:hAnsi="Arial" w:hint="eastAsia"/>
          <w:spacing w:val="6"/>
        </w:rPr>
        <w:t>生态</w:t>
      </w:r>
      <w:r w:rsidR="00776CB0" w:rsidRPr="007A5679">
        <w:rPr>
          <w:rFonts w:ascii="Arial" w:hAnsi="Arial" w:hint="eastAsia"/>
          <w:spacing w:val="6"/>
        </w:rPr>
        <w:t>建立双层挖矿机制，在</w:t>
      </w:r>
      <w:r w:rsidR="00776CB0" w:rsidRPr="007A5679">
        <w:rPr>
          <w:rFonts w:ascii="Arial" w:hAnsi="Arial"/>
          <w:spacing w:val="6"/>
        </w:rPr>
        <w:t>QOS</w:t>
      </w:r>
      <w:r w:rsidRPr="007A5679">
        <w:rPr>
          <w:rFonts w:ascii="Arial" w:hAnsi="Arial" w:hint="eastAsia"/>
          <w:spacing w:val="6"/>
        </w:rPr>
        <w:t>公链由</w:t>
      </w:r>
      <w:r w:rsidRPr="007A5679">
        <w:rPr>
          <w:rFonts w:ascii="Arial" w:hAnsi="Arial"/>
          <w:spacing w:val="6"/>
        </w:rPr>
        <w:t>21</w:t>
      </w:r>
      <w:r w:rsidRPr="007A5679">
        <w:rPr>
          <w:rFonts w:ascii="Arial" w:hAnsi="Arial" w:hint="eastAsia"/>
          <w:spacing w:val="6"/>
        </w:rPr>
        <w:t>个超</w:t>
      </w:r>
      <w:r w:rsidR="00776CB0" w:rsidRPr="007A5679">
        <w:rPr>
          <w:rFonts w:ascii="Arial" w:hAnsi="Arial" w:hint="eastAsia"/>
          <w:spacing w:val="6"/>
        </w:rPr>
        <w:t>级节点竞争挖矿。</w:t>
      </w:r>
      <w:r w:rsidR="009E1759" w:rsidRPr="007A5679">
        <w:rPr>
          <w:rFonts w:ascii="Arial" w:hAnsi="Arial" w:hint="eastAsia"/>
          <w:spacing w:val="6"/>
        </w:rPr>
        <w:t>在各个场景主张“价值交换即挖矿”，具体而言，可以</w:t>
      </w:r>
      <w:r w:rsidRPr="007A5679">
        <w:rPr>
          <w:rFonts w:ascii="Arial" w:hAnsi="Arial" w:hint="eastAsia"/>
          <w:spacing w:val="6"/>
        </w:rPr>
        <w:t>是“交易即挖矿”、“借贷即挖矿”等不同模式。</w:t>
      </w:r>
    </w:p>
    <w:p w14:paraId="2CA9D585" w14:textId="5E5CD928" w:rsidR="00194FCA" w:rsidRPr="007A5679" w:rsidRDefault="00194FCA" w:rsidP="00194FCA">
      <w:pPr>
        <w:spacing w:line="560" w:lineRule="exact"/>
        <w:ind w:firstLine="504"/>
        <w:jc w:val="both"/>
        <w:rPr>
          <w:rFonts w:ascii="Arial" w:hAnsi="Arial"/>
          <w:spacing w:val="6"/>
        </w:rPr>
      </w:pPr>
      <w:r w:rsidRPr="007A5679">
        <w:rPr>
          <w:rFonts w:ascii="Arial" w:hAnsi="Arial" w:hint="eastAsia"/>
          <w:spacing w:val="6"/>
        </w:rPr>
        <w:t>详见</w:t>
      </w:r>
      <w:r w:rsidRPr="007A5679">
        <w:rPr>
          <w:rFonts w:ascii="Arial" w:hAnsi="Arial"/>
          <w:spacing w:val="6"/>
        </w:rPr>
        <w:t>4.3QOS</w:t>
      </w:r>
      <w:r w:rsidRPr="007A5679">
        <w:rPr>
          <w:rFonts w:ascii="Arial" w:hAnsi="Arial" w:hint="eastAsia"/>
          <w:spacing w:val="6"/>
        </w:rPr>
        <w:t>的经济模型。</w:t>
      </w:r>
    </w:p>
    <w:p w14:paraId="4E28EE7D" w14:textId="789FE745" w:rsidR="00194FCA" w:rsidRPr="007A5679" w:rsidRDefault="00194FCA" w:rsidP="00272AF3">
      <w:pPr>
        <w:spacing w:line="560" w:lineRule="exact"/>
        <w:ind w:firstLineChars="0" w:firstLine="0"/>
        <w:jc w:val="both"/>
        <w:rPr>
          <w:rFonts w:ascii="Arial" w:hAnsi="Arial"/>
          <w:spacing w:val="6"/>
        </w:rPr>
      </w:pPr>
    </w:p>
    <w:p w14:paraId="7E3A5BE1" w14:textId="689C7069" w:rsidR="00584CFC" w:rsidRPr="007A5679" w:rsidRDefault="00584CFC" w:rsidP="00584CFC">
      <w:pPr>
        <w:pStyle w:val="3"/>
        <w:ind w:firstLineChars="0" w:firstLine="0"/>
        <w:jc w:val="both"/>
        <w:rPr>
          <w:rFonts w:ascii="Arial" w:eastAsia="微软雅黑" w:hAnsi="Arial" w:cs="Times New Roman"/>
          <w:spacing w:val="6"/>
        </w:rPr>
      </w:pPr>
      <w:bookmarkStart w:id="35" w:name="_Toc519696389"/>
      <w:r w:rsidRPr="007A5679">
        <w:rPr>
          <w:rFonts w:ascii="Arial" w:eastAsia="微软雅黑" w:hAnsi="Arial" w:cs="Arial"/>
          <w:spacing w:val="6"/>
        </w:rPr>
        <w:t>2.</w:t>
      </w:r>
      <w:r w:rsidR="002057B2" w:rsidRPr="007A5679">
        <w:rPr>
          <w:rFonts w:ascii="Arial" w:eastAsia="微软雅黑" w:hAnsi="Arial" w:cs="Arial"/>
          <w:spacing w:val="6"/>
        </w:rPr>
        <w:t>4</w:t>
      </w:r>
      <w:r w:rsidRPr="007A5679">
        <w:rPr>
          <w:rFonts w:ascii="Arial" w:eastAsia="微软雅黑" w:hAnsi="Arial" w:cs="Arial"/>
          <w:spacing w:val="6"/>
        </w:rPr>
        <w:t xml:space="preserve"> </w:t>
      </w:r>
      <w:r w:rsidR="00335CCC" w:rsidRPr="007A5679">
        <w:rPr>
          <w:rFonts w:ascii="Arial" w:eastAsia="微软雅黑" w:hAnsi="Arial" w:cs="Arial"/>
          <w:spacing w:val="6"/>
        </w:rPr>
        <w:t xml:space="preserve"> </w:t>
      </w:r>
      <w:r w:rsidRPr="007A5679">
        <w:rPr>
          <w:rFonts w:ascii="Arial" w:eastAsia="微软雅黑" w:hAnsi="Arial" w:cs="Times New Roman" w:hint="eastAsia"/>
          <w:spacing w:val="6"/>
        </w:rPr>
        <w:t>开发者社区生态</w:t>
      </w:r>
      <w:bookmarkEnd w:id="35"/>
    </w:p>
    <w:p w14:paraId="789727BE" w14:textId="54916767" w:rsidR="003665F9" w:rsidRPr="007A5679" w:rsidRDefault="003665F9" w:rsidP="004F2D44">
      <w:pPr>
        <w:widowControl/>
        <w:autoSpaceDE/>
        <w:autoSpaceDN/>
        <w:adjustRightInd/>
        <w:spacing w:line="560" w:lineRule="exact"/>
        <w:ind w:firstLineChars="0" w:firstLine="0"/>
        <w:jc w:val="both"/>
        <w:rPr>
          <w:rFonts w:ascii="Arial" w:hAnsi="Arial"/>
          <w:b/>
          <w:bCs/>
          <w:spacing w:val="6"/>
        </w:rPr>
      </w:pPr>
      <w:r w:rsidRPr="007A5679">
        <w:rPr>
          <w:rFonts w:ascii="Arial" w:hAnsi="Arial"/>
          <w:b/>
          <w:bCs/>
          <w:spacing w:val="6"/>
        </w:rPr>
        <w:t xml:space="preserve">    QOS</w:t>
      </w:r>
      <w:r w:rsidRPr="007A5679">
        <w:rPr>
          <w:rFonts w:ascii="Arial" w:hAnsi="Arial" w:hint="eastAsia"/>
          <w:b/>
          <w:bCs/>
          <w:spacing w:val="6"/>
        </w:rPr>
        <w:t>基金会发起的</w:t>
      </w:r>
      <w:r w:rsidRPr="007A5679">
        <w:rPr>
          <w:rFonts w:ascii="Arial" w:hAnsi="Arial"/>
          <w:b/>
          <w:bCs/>
          <w:spacing w:val="6"/>
        </w:rPr>
        <w:t>QOS</w:t>
      </w:r>
      <w:r w:rsidRPr="007A5679">
        <w:rPr>
          <w:rFonts w:ascii="Arial" w:hAnsi="Arial" w:hint="eastAsia"/>
          <w:b/>
          <w:bCs/>
          <w:spacing w:val="6"/>
        </w:rPr>
        <w:t>开发者社区，为开发者搭建从创新到商业应用到桥梁。</w:t>
      </w:r>
      <w:r w:rsidRPr="007A5679">
        <w:rPr>
          <w:rFonts w:ascii="Arial" w:hAnsi="Arial" w:cs="Arial"/>
          <w:spacing w:val="6"/>
        </w:rPr>
        <w:t>QOS</w:t>
      </w:r>
      <w:r w:rsidRPr="007A5679">
        <w:rPr>
          <w:rFonts w:ascii="Arial" w:hAnsi="Arial" w:cs="Arial" w:hint="eastAsia"/>
          <w:spacing w:val="6"/>
        </w:rPr>
        <w:t>开发者社区是一个</w:t>
      </w:r>
      <w:r w:rsidRPr="007A5679">
        <w:rPr>
          <w:rFonts w:ascii="Arial" w:hAnsi="Arial" w:cs="Arial"/>
          <w:spacing w:val="6"/>
        </w:rPr>
        <w:t>QOS</w:t>
      </w:r>
      <w:r w:rsidRPr="007A5679">
        <w:rPr>
          <w:rFonts w:ascii="Arial" w:hAnsi="Arial" w:cs="Arial" w:hint="eastAsia"/>
          <w:spacing w:val="6"/>
        </w:rPr>
        <w:t>开发爱好者的聚集地，</w:t>
      </w:r>
      <w:r w:rsidRPr="007A5679">
        <w:rPr>
          <w:rFonts w:ascii="Arial" w:hAnsi="Arial" w:cs="Arial"/>
          <w:spacing w:val="6"/>
        </w:rPr>
        <w:t>QOS</w:t>
      </w:r>
      <w:r w:rsidRPr="007A5679">
        <w:rPr>
          <w:rFonts w:ascii="Arial" w:hAnsi="Arial" w:cs="Arial" w:hint="eastAsia"/>
          <w:spacing w:val="6"/>
        </w:rPr>
        <w:t>开发者</w:t>
      </w:r>
      <w:r w:rsidR="00393099" w:rsidRPr="00154F48">
        <w:rPr>
          <w:rFonts w:ascii="Arial" w:hAnsi="Arial"/>
          <w:noProof/>
          <w:spacing w:val="6"/>
          <w:sz w:val="32"/>
          <w:szCs w:val="32"/>
        </w:rPr>
        <w:lastRenderedPageBreak/>
        <mc:AlternateContent>
          <mc:Choice Requires="wps">
            <w:drawing>
              <wp:anchor distT="0" distB="0" distL="114300" distR="114300" simplePos="0" relativeHeight="251790336" behindDoc="0" locked="0" layoutInCell="1" allowOverlap="1" wp14:anchorId="286EB672" wp14:editId="004935C9">
                <wp:simplePos x="0" y="0"/>
                <wp:positionH relativeFrom="page">
                  <wp:posOffset>7388225</wp:posOffset>
                </wp:positionH>
                <wp:positionV relativeFrom="paragraph">
                  <wp:posOffset>-353060</wp:posOffset>
                </wp:positionV>
                <wp:extent cx="172800" cy="237600"/>
                <wp:effectExtent l="0" t="0" r="0" b="0"/>
                <wp:wrapNone/>
                <wp:docPr id="38" name="矩形 38"/>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D255442" id="矩形 38" o:spid="_x0000_s1026" style="position:absolute;left:0;text-align:left;margin-left:581.75pt;margin-top:-27.8pt;width:13.6pt;height:18.7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NKSEQaeAgAAgwUAAA4AAAAAAAAAAAAAAAAALgIAAGRy&#10;cy9lMm9Eb2MueG1sUEsBAi0AFAAGAAgAAAAhAHCtDe3fAAAADQEAAA8AAAAAAAAAAAAAAAAA+AQA&#10;AGRycy9kb3ducmV2LnhtbFBLBQYAAAAABAAEAPMAAAAEBgAAAAA=&#10;" fillcolor="red" stroked="f" strokeweight="2pt">
                <w10:wrap anchorx="page"/>
              </v:rect>
            </w:pict>
          </mc:Fallback>
        </mc:AlternateContent>
      </w:r>
      <w:r w:rsidRPr="007A5679">
        <w:rPr>
          <w:rFonts w:ascii="Arial" w:hAnsi="Arial" w:cs="Arial" w:hint="eastAsia"/>
          <w:spacing w:val="6"/>
        </w:rPr>
        <w:t>社区将给所有的开发者提供一个任何人都可以参与贡献的开源社区。社区的宗旨是打造完善、自由、民主的公链生态平台。</w:t>
      </w:r>
      <w:r w:rsidRPr="007A5679">
        <w:rPr>
          <w:rFonts w:ascii="Arial" w:hAnsi="Arial" w:cs="Arial"/>
          <w:spacing w:val="6"/>
        </w:rPr>
        <w:t>QOS</w:t>
      </w:r>
      <w:r w:rsidRPr="007A5679">
        <w:rPr>
          <w:rFonts w:ascii="Arial" w:hAnsi="Arial" w:cs="Arial" w:hint="eastAsia"/>
          <w:spacing w:val="6"/>
        </w:rPr>
        <w:t>基金会发起的开源项目托管于</w:t>
      </w:r>
      <w:r w:rsidRPr="007A5679">
        <w:rPr>
          <w:rFonts w:ascii="Arial" w:hAnsi="Arial" w:cs="Arial"/>
          <w:spacing w:val="6"/>
        </w:rPr>
        <w:t>GitHub</w:t>
      </w:r>
      <w:r w:rsidRPr="007A5679">
        <w:rPr>
          <w:rFonts w:ascii="Arial" w:hAnsi="Arial" w:cs="Arial" w:hint="eastAsia"/>
          <w:spacing w:val="6"/>
        </w:rPr>
        <w:t>，每个开源项目都会发布一个任务列表</w:t>
      </w:r>
      <w:r w:rsidRPr="007A5679">
        <w:rPr>
          <w:rFonts w:ascii="Arial" w:hAnsi="Arial" w:cs="Arial"/>
          <w:spacing w:val="6"/>
        </w:rPr>
        <w:t>TODO</w:t>
      </w:r>
      <w:r w:rsidRPr="007A5679">
        <w:rPr>
          <w:rFonts w:ascii="Arial" w:hAnsi="Arial" w:cs="Arial" w:hint="eastAsia"/>
          <w:spacing w:val="6"/>
        </w:rPr>
        <w:t>，社区开发者根据自己的兴趣爱好可以选择项目贡献代码并获取相关的激励。</w:t>
      </w:r>
    </w:p>
    <w:p w14:paraId="074DA64E" w14:textId="77777777" w:rsidR="00660485" w:rsidRPr="007A5679" w:rsidRDefault="00660485" w:rsidP="004F2D44">
      <w:pPr>
        <w:spacing w:line="560" w:lineRule="exact"/>
        <w:ind w:firstLineChars="0" w:firstLine="0"/>
        <w:jc w:val="both"/>
        <w:rPr>
          <w:rFonts w:ascii="Arial" w:hAnsi="Arial"/>
          <w:spacing w:val="6"/>
        </w:rPr>
      </w:pPr>
      <w:r w:rsidRPr="007A5679">
        <w:rPr>
          <w:rFonts w:ascii="Arial" w:hAnsi="Arial" w:cs="Arial"/>
          <w:spacing w:val="6"/>
        </w:rPr>
        <w:t>QOS</w:t>
      </w:r>
      <w:r w:rsidRPr="007A5679">
        <w:rPr>
          <w:rFonts w:ascii="Arial" w:hAnsi="Arial" w:hint="eastAsia"/>
          <w:spacing w:val="6"/>
        </w:rPr>
        <w:t>具备完整的生态：</w:t>
      </w:r>
    </w:p>
    <w:p w14:paraId="48F1ABE4" w14:textId="30DE9BA4" w:rsidR="00660485" w:rsidRPr="007A5679" w:rsidRDefault="00660485" w:rsidP="004F2D44">
      <w:pPr>
        <w:spacing w:line="560" w:lineRule="exact"/>
        <w:ind w:left="480" w:firstLineChars="0" w:firstLine="0"/>
        <w:jc w:val="both"/>
        <w:rPr>
          <w:rFonts w:ascii="Arial" w:hAnsi="Arial"/>
          <w:spacing w:val="6"/>
        </w:rPr>
      </w:pPr>
      <w:r w:rsidRPr="007A5679">
        <w:rPr>
          <w:rFonts w:ascii="Arial" w:hAnsi="Arial" w:cs="Arial"/>
          <w:spacing w:val="6"/>
        </w:rPr>
        <w:t>1</w:t>
      </w:r>
      <w:r w:rsidRPr="007A5679">
        <w:rPr>
          <w:rFonts w:ascii="Arial" w:hAnsi="Arial" w:hint="eastAsia"/>
          <w:spacing w:val="6"/>
        </w:rPr>
        <w:t>、用户基于</w:t>
      </w:r>
      <w:r w:rsidRPr="007A5679">
        <w:rPr>
          <w:rFonts w:ascii="Arial" w:hAnsi="Arial" w:cs="Arial"/>
          <w:spacing w:val="6"/>
        </w:rPr>
        <w:t>QOS</w:t>
      </w:r>
      <w:r w:rsidR="000C5DA0" w:rsidRPr="007A5679">
        <w:rPr>
          <w:rFonts w:ascii="Arial" w:hAnsi="Arial" w:cs="Arial" w:hint="eastAsia"/>
          <w:spacing w:val="6"/>
        </w:rPr>
        <w:t>主链</w:t>
      </w:r>
      <w:r w:rsidRPr="007A5679">
        <w:rPr>
          <w:rFonts w:ascii="Arial" w:hAnsi="Arial" w:hint="eastAsia"/>
          <w:spacing w:val="6"/>
        </w:rPr>
        <w:t>钱包，使用系统的场景服务</w:t>
      </w:r>
    </w:p>
    <w:p w14:paraId="7A5C3473" w14:textId="39325877" w:rsidR="00660485" w:rsidRPr="007A5679" w:rsidRDefault="00660485" w:rsidP="004F2D44">
      <w:pPr>
        <w:spacing w:line="560" w:lineRule="exact"/>
        <w:ind w:left="480" w:firstLineChars="0" w:firstLine="0"/>
        <w:jc w:val="both"/>
        <w:rPr>
          <w:rFonts w:ascii="Arial" w:hAnsi="Arial"/>
          <w:spacing w:val="6"/>
        </w:rPr>
      </w:pPr>
      <w:r w:rsidRPr="007A5679">
        <w:rPr>
          <w:rFonts w:ascii="Arial" w:hAnsi="Arial" w:cs="Arial"/>
          <w:spacing w:val="6"/>
        </w:rPr>
        <w:t>2</w:t>
      </w:r>
      <w:r w:rsidRPr="007A5679">
        <w:rPr>
          <w:rFonts w:ascii="Arial" w:hAnsi="Arial" w:hint="eastAsia"/>
          <w:spacing w:val="6"/>
        </w:rPr>
        <w:t>、</w:t>
      </w:r>
      <w:r w:rsidRPr="007A5679">
        <w:rPr>
          <w:rFonts w:ascii="Arial" w:hAnsi="Arial" w:cs="Arial"/>
          <w:spacing w:val="6"/>
        </w:rPr>
        <w:t>VIP</w:t>
      </w:r>
      <w:r w:rsidRPr="007A5679">
        <w:rPr>
          <w:rFonts w:ascii="Arial" w:hAnsi="Arial" w:hint="eastAsia"/>
          <w:spacing w:val="6"/>
        </w:rPr>
        <w:t>合作伙伴加入</w:t>
      </w:r>
      <w:r w:rsidR="000C5DA0" w:rsidRPr="007A5679">
        <w:rPr>
          <w:rFonts w:ascii="Arial" w:hAnsi="Arial" w:hint="eastAsia"/>
          <w:spacing w:val="6"/>
        </w:rPr>
        <w:t>记账</w:t>
      </w:r>
      <w:r w:rsidRPr="007A5679">
        <w:rPr>
          <w:rFonts w:ascii="Arial" w:hAnsi="Arial" w:hint="eastAsia"/>
          <w:spacing w:val="6"/>
        </w:rPr>
        <w:t>体系，拥有挖矿资格</w:t>
      </w:r>
    </w:p>
    <w:p w14:paraId="3E550BD3" w14:textId="6AD06C60" w:rsidR="00660485" w:rsidRPr="007A5679" w:rsidRDefault="00660485" w:rsidP="004F2D44">
      <w:pPr>
        <w:spacing w:line="560" w:lineRule="exact"/>
        <w:ind w:left="480" w:firstLineChars="0" w:firstLine="0"/>
        <w:jc w:val="both"/>
        <w:rPr>
          <w:rFonts w:ascii="Arial" w:hAnsi="Arial"/>
          <w:spacing w:val="6"/>
        </w:rPr>
      </w:pPr>
      <w:r w:rsidRPr="007A5679">
        <w:rPr>
          <w:rFonts w:ascii="Arial" w:hAnsi="Arial" w:cs="Arial"/>
          <w:spacing w:val="6"/>
        </w:rPr>
        <w:t>3</w:t>
      </w:r>
      <w:r w:rsidRPr="007A5679">
        <w:rPr>
          <w:rFonts w:ascii="Arial" w:hAnsi="Arial" w:hint="eastAsia"/>
          <w:spacing w:val="6"/>
        </w:rPr>
        <w:t>、开发者基于</w:t>
      </w:r>
      <w:r w:rsidRPr="007A5679">
        <w:rPr>
          <w:rFonts w:ascii="Arial" w:hAnsi="Arial" w:cs="Arial"/>
          <w:spacing w:val="6"/>
        </w:rPr>
        <w:t>QSC</w:t>
      </w:r>
      <w:r w:rsidRPr="007A5679">
        <w:rPr>
          <w:rFonts w:ascii="Arial" w:hAnsi="Arial" w:hint="eastAsia"/>
          <w:spacing w:val="6"/>
        </w:rPr>
        <w:t>协议发行自己的加密数字货币，币通过</w:t>
      </w:r>
      <w:r w:rsidRPr="007A5679">
        <w:rPr>
          <w:rFonts w:ascii="Arial" w:hAnsi="Arial" w:cs="Arial"/>
          <w:spacing w:val="6"/>
        </w:rPr>
        <w:t>QCP protocol</w:t>
      </w:r>
      <w:r w:rsidRPr="007A5679">
        <w:rPr>
          <w:rFonts w:ascii="Arial" w:hAnsi="Arial" w:hint="eastAsia"/>
          <w:spacing w:val="6"/>
        </w:rPr>
        <w:t>协议实现跨链交易</w:t>
      </w:r>
    </w:p>
    <w:p w14:paraId="5FB374CB" w14:textId="170A3495" w:rsidR="00660485" w:rsidRPr="007A5679" w:rsidRDefault="00660485" w:rsidP="004F2D44">
      <w:pPr>
        <w:spacing w:line="560" w:lineRule="exact"/>
        <w:ind w:left="480" w:firstLineChars="0" w:firstLine="0"/>
        <w:jc w:val="both"/>
        <w:rPr>
          <w:rFonts w:ascii="Arial" w:hAnsi="Arial"/>
          <w:spacing w:val="6"/>
        </w:rPr>
      </w:pPr>
      <w:r w:rsidRPr="007A5679">
        <w:rPr>
          <w:rFonts w:ascii="Arial" w:hAnsi="Arial" w:cs="Arial"/>
          <w:spacing w:val="6"/>
        </w:rPr>
        <w:t>4</w:t>
      </w:r>
      <w:r w:rsidRPr="007A5679">
        <w:rPr>
          <w:rFonts w:ascii="Arial" w:hAnsi="Arial" w:hint="eastAsia"/>
          <w:spacing w:val="6"/>
        </w:rPr>
        <w:t>、开发者基于某一</w:t>
      </w:r>
      <w:r w:rsidRPr="007A5679">
        <w:rPr>
          <w:rFonts w:ascii="Arial" w:hAnsi="Arial" w:cs="Arial"/>
          <w:spacing w:val="6"/>
        </w:rPr>
        <w:t>QSC</w:t>
      </w:r>
      <w:r w:rsidRPr="007A5679">
        <w:rPr>
          <w:rFonts w:ascii="Arial" w:hAnsi="Arial" w:hint="eastAsia"/>
          <w:spacing w:val="6"/>
        </w:rPr>
        <w:t>代币发起一个项目，创建自治组织</w:t>
      </w:r>
    </w:p>
    <w:p w14:paraId="0294731B" w14:textId="179D6DB6" w:rsidR="00660485" w:rsidRPr="007A5679" w:rsidRDefault="00660485" w:rsidP="004F2D44">
      <w:pPr>
        <w:spacing w:line="560" w:lineRule="exact"/>
        <w:ind w:left="480" w:firstLineChars="0" w:firstLine="0"/>
        <w:jc w:val="both"/>
        <w:rPr>
          <w:rFonts w:ascii="Arial" w:hAnsi="Arial"/>
          <w:spacing w:val="6"/>
        </w:rPr>
      </w:pPr>
      <w:r w:rsidRPr="007A5679">
        <w:rPr>
          <w:rFonts w:ascii="Arial" w:hAnsi="Arial" w:cs="Arial"/>
          <w:spacing w:val="6"/>
        </w:rPr>
        <w:t>5</w:t>
      </w:r>
      <w:r w:rsidRPr="007A5679">
        <w:rPr>
          <w:rFonts w:ascii="Arial" w:hAnsi="Arial" w:hint="eastAsia"/>
          <w:spacing w:val="6"/>
        </w:rPr>
        <w:t>、开发者基于社区生态开发新</w:t>
      </w:r>
      <w:r w:rsidR="000C5DA0" w:rsidRPr="007A5679">
        <w:rPr>
          <w:rFonts w:ascii="Arial" w:hAnsi="Arial" w:hint="eastAsia"/>
          <w:spacing w:val="6"/>
        </w:rPr>
        <w:t>项目</w:t>
      </w:r>
    </w:p>
    <w:p w14:paraId="25513FE8" w14:textId="3AD2014A" w:rsidR="00AF1F77" w:rsidRPr="007A5679" w:rsidRDefault="00AF1F77" w:rsidP="004F2D44">
      <w:pPr>
        <w:spacing w:line="200" w:lineRule="exact"/>
        <w:ind w:left="482" w:firstLineChars="0" w:firstLine="0"/>
        <w:jc w:val="both"/>
        <w:rPr>
          <w:rFonts w:ascii="Arial" w:hAnsi="Arial"/>
          <w:spacing w:val="6"/>
        </w:rPr>
      </w:pPr>
    </w:p>
    <w:p w14:paraId="0FB97F34" w14:textId="18A1A90B" w:rsidR="00393099" w:rsidRPr="007A5679" w:rsidRDefault="00660485" w:rsidP="00614889">
      <w:pPr>
        <w:ind w:firstLineChars="0" w:firstLine="0"/>
        <w:jc w:val="center"/>
        <w:rPr>
          <w:rFonts w:ascii="Arial" w:hAnsi="Arial"/>
          <w:spacing w:val="6"/>
          <w:sz w:val="21"/>
          <w:szCs w:val="21"/>
        </w:rPr>
      </w:pPr>
      <w:r w:rsidRPr="00154F48">
        <w:rPr>
          <w:rFonts w:ascii="Arial" w:hAnsi="Arial"/>
          <w:b/>
          <w:noProof/>
          <w:color w:val="000000" w:themeColor="text1"/>
          <w:spacing w:val="6"/>
          <w:sz w:val="28"/>
          <w:szCs w:val="30"/>
        </w:rPr>
        <w:drawing>
          <wp:inline distT="0" distB="0" distL="0" distR="0" wp14:anchorId="02B070FE" wp14:editId="2D6A0BFD">
            <wp:extent cx="4893528" cy="42862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1774" cy="4302232"/>
                    </a:xfrm>
                    <a:prstGeom prst="rect">
                      <a:avLst/>
                    </a:prstGeom>
                    <a:noFill/>
                    <a:ln>
                      <a:noFill/>
                    </a:ln>
                  </pic:spPr>
                </pic:pic>
              </a:graphicData>
            </a:graphic>
          </wp:inline>
        </w:drawing>
      </w:r>
    </w:p>
    <w:p w14:paraId="2888F324" w14:textId="0439F036" w:rsidR="00F3407E" w:rsidRDefault="00887C0C" w:rsidP="00795581">
      <w:pPr>
        <w:ind w:firstLineChars="0" w:firstLine="0"/>
        <w:jc w:val="center"/>
        <w:rPr>
          <w:rFonts w:ascii="Arial" w:hAnsi="Arial" w:cstheme="majorBidi"/>
          <w:spacing w:val="6"/>
          <w:sz w:val="20"/>
          <w:szCs w:val="20"/>
        </w:rPr>
        <w:sectPr w:rsidR="00F3407E" w:rsidSect="0098345F">
          <w:footerReference w:type="default" r:id="rId34"/>
          <w:pgSz w:w="11906" w:h="16838"/>
          <w:pgMar w:top="1440" w:right="1800" w:bottom="1440" w:left="1800" w:header="851" w:footer="992" w:gutter="0"/>
          <w:cols w:space="425"/>
          <w:docGrid w:type="lines" w:linePitch="312"/>
        </w:sectPr>
      </w:pPr>
      <w:r w:rsidRPr="007A5679">
        <w:rPr>
          <w:rFonts w:ascii="Arial" w:hAnsi="Arial" w:hint="eastAsia"/>
          <w:spacing w:val="6"/>
          <w:sz w:val="21"/>
          <w:szCs w:val="21"/>
        </w:rPr>
        <w:t>图</w:t>
      </w:r>
      <w:r w:rsidRPr="007A5679">
        <w:rPr>
          <w:rFonts w:ascii="Arial" w:hAnsi="Arial" w:cs="Arial"/>
          <w:spacing w:val="6"/>
          <w:sz w:val="21"/>
          <w:szCs w:val="21"/>
        </w:rPr>
        <w:t>2.7</w:t>
      </w:r>
      <w:r w:rsidRPr="007A5679">
        <w:rPr>
          <w:rFonts w:ascii="Arial" w:hAnsi="Arial"/>
          <w:spacing w:val="6"/>
          <w:sz w:val="21"/>
          <w:szCs w:val="21"/>
        </w:rPr>
        <w:t xml:space="preserve"> </w:t>
      </w:r>
      <w:r w:rsidRPr="007A5679">
        <w:rPr>
          <w:rFonts w:ascii="Arial" w:hAnsi="Arial" w:cs="Arial"/>
          <w:spacing w:val="6"/>
          <w:sz w:val="21"/>
          <w:szCs w:val="21"/>
        </w:rPr>
        <w:t>QOS</w:t>
      </w:r>
      <w:r w:rsidRPr="007A5679">
        <w:rPr>
          <w:rFonts w:ascii="Arial" w:hAnsi="Arial" w:cstheme="majorBidi" w:hint="eastAsia"/>
          <w:spacing w:val="6"/>
          <w:sz w:val="21"/>
          <w:szCs w:val="21"/>
        </w:rPr>
        <w:t>开发者社区</w:t>
      </w:r>
      <w:r w:rsidR="00660485" w:rsidRPr="007A5679">
        <w:rPr>
          <w:rFonts w:ascii="Arial" w:hAnsi="Arial" w:cstheme="majorBidi"/>
          <w:spacing w:val="6"/>
          <w:sz w:val="20"/>
          <w:szCs w:val="20"/>
        </w:rPr>
        <w:br w:type="page"/>
      </w:r>
    </w:p>
    <w:p w14:paraId="101793A6" w14:textId="66306193" w:rsidR="00AF1F77" w:rsidRPr="00795581" w:rsidRDefault="00AB0B6B" w:rsidP="004F2D44">
      <w:pPr>
        <w:spacing w:line="560" w:lineRule="exact"/>
        <w:ind w:firstLine="640"/>
        <w:jc w:val="both"/>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14560" behindDoc="0" locked="0" layoutInCell="1" allowOverlap="1" wp14:anchorId="060CD37D" wp14:editId="07F00482">
                <wp:simplePos x="0" y="0"/>
                <wp:positionH relativeFrom="page">
                  <wp:posOffset>7388225</wp:posOffset>
                </wp:positionH>
                <wp:positionV relativeFrom="paragraph">
                  <wp:posOffset>-353060</wp:posOffset>
                </wp:positionV>
                <wp:extent cx="172800" cy="237600"/>
                <wp:effectExtent l="0" t="0" r="0" b="0"/>
                <wp:wrapNone/>
                <wp:docPr id="219" name="矩形 219"/>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FFFB4FB" id="矩形 219" o:spid="_x0000_s1026" style="position:absolute;left:0;text-align:left;margin-left:581.75pt;margin-top:-27.8pt;width:13.6pt;height:18.7pt;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PQZTfqeAgAAhQUAAA4AAAAAAAAAAAAAAAAALgIAAGRy&#10;cy9lMm9Eb2MueG1sUEsBAi0AFAAGAAgAAAAhAHCtDe3fAAAADQEAAA8AAAAAAAAAAAAAAAAA+AQA&#10;AGRycy9kb3ducmV2LnhtbFBLBQYAAAAABAAEAPMAAAAEBgAAAAA=&#10;" fillcolor="red" stroked="f" strokeweight="2pt">
                <w10:wrap anchorx="page"/>
              </v:rect>
            </w:pict>
          </mc:Fallback>
        </mc:AlternateContent>
      </w:r>
    </w:p>
    <w:p w14:paraId="68D8B9C2" w14:textId="318CE0F3" w:rsidR="00660485" w:rsidRDefault="00521738" w:rsidP="004F2D44">
      <w:pPr>
        <w:pStyle w:val="2"/>
        <w:jc w:val="both"/>
        <w:rPr>
          <w:rFonts w:ascii="Arial" w:hAnsi="Arial"/>
          <w:spacing w:val="6"/>
        </w:rPr>
      </w:pPr>
      <w:bookmarkStart w:id="36" w:name="_Toc519696390"/>
      <w:r w:rsidRPr="007A5679">
        <w:rPr>
          <w:rFonts w:ascii="Arial" w:hAnsi="Arial"/>
          <w:spacing w:val="6"/>
          <w:sz w:val="52"/>
          <w:szCs w:val="52"/>
        </w:rPr>
        <w:t>3</w:t>
      </w:r>
      <w:r w:rsidR="00F3407E" w:rsidRPr="007A5679">
        <w:rPr>
          <w:rFonts w:ascii="Arial" w:hAnsi="Arial"/>
          <w:spacing w:val="6"/>
          <w:sz w:val="52"/>
          <w:szCs w:val="52"/>
        </w:rPr>
        <w:t xml:space="preserve"> </w:t>
      </w:r>
      <w:r w:rsidR="00F3407E" w:rsidRPr="007A5679">
        <w:rPr>
          <w:rFonts w:ascii="Arial" w:hAnsi="Arial"/>
          <w:spacing w:val="6"/>
        </w:rPr>
        <w:t xml:space="preserve"> </w:t>
      </w:r>
      <w:r w:rsidR="00660485" w:rsidRPr="007A5679">
        <w:rPr>
          <w:rFonts w:ascii="Arial" w:hAnsi="Arial" w:cs="Arial"/>
          <w:spacing w:val="6"/>
        </w:rPr>
        <w:t>QOS</w:t>
      </w:r>
      <w:r w:rsidR="00660485" w:rsidRPr="007A5679">
        <w:rPr>
          <w:rFonts w:ascii="Arial" w:hAnsi="Arial" w:hint="eastAsia"/>
          <w:spacing w:val="6"/>
        </w:rPr>
        <w:t>技术基础设施</w:t>
      </w:r>
      <w:bookmarkEnd w:id="36"/>
    </w:p>
    <w:p w14:paraId="5D5B303A" w14:textId="67EC9450" w:rsidR="00660485" w:rsidRPr="007A5679" w:rsidRDefault="00660485" w:rsidP="004F2D44">
      <w:pPr>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希望通过引入一种新的区块链架构，探寻安全，性能与成本三者之间的平衡，解决日益丰富的应用对区块链技术和稳定可扩展的运行环境的需求，降低整体交易成本，满足商业环境中多变的交易需求。</w:t>
      </w:r>
    </w:p>
    <w:p w14:paraId="7A02A6D0" w14:textId="77777777" w:rsidR="00521738" w:rsidRPr="007A5679" w:rsidRDefault="00521738" w:rsidP="004F2D44">
      <w:pPr>
        <w:spacing w:line="560" w:lineRule="exact"/>
        <w:ind w:firstLine="504"/>
        <w:jc w:val="both"/>
        <w:rPr>
          <w:rFonts w:ascii="Arial" w:hAnsi="Arial"/>
          <w:spacing w:val="6"/>
        </w:rPr>
      </w:pPr>
    </w:p>
    <w:p w14:paraId="0E55F85D" w14:textId="63C5B192" w:rsidR="00660485" w:rsidRPr="007A5679" w:rsidRDefault="00D967A1" w:rsidP="004F2D44">
      <w:pPr>
        <w:pStyle w:val="3"/>
        <w:spacing w:line="300" w:lineRule="auto"/>
        <w:ind w:firstLineChars="0" w:firstLine="0"/>
        <w:jc w:val="both"/>
        <w:rPr>
          <w:rFonts w:ascii="Arial" w:eastAsia="微软雅黑" w:hAnsi="Arial" w:cs="Arial"/>
          <w:spacing w:val="6"/>
        </w:rPr>
      </w:pPr>
      <w:bookmarkStart w:id="37" w:name="_Toc519696391"/>
      <w:r w:rsidRPr="007A5679">
        <w:rPr>
          <w:rFonts w:ascii="Arial" w:eastAsia="微软雅黑" w:hAnsi="Arial" w:cs="Arial"/>
          <w:spacing w:val="6"/>
        </w:rPr>
        <w:t xml:space="preserve">3.1 </w:t>
      </w:r>
      <w:r w:rsidR="00521738" w:rsidRPr="007A5679">
        <w:rPr>
          <w:rFonts w:ascii="Arial" w:eastAsia="微软雅黑" w:hAnsi="Arial" w:cs="Arial"/>
          <w:spacing w:val="6"/>
        </w:rPr>
        <w:t xml:space="preserve"> </w:t>
      </w:r>
      <w:r w:rsidR="00660485" w:rsidRPr="007A5679">
        <w:rPr>
          <w:rFonts w:ascii="Arial" w:eastAsia="微软雅黑" w:hAnsi="Arial" w:cs="Arial" w:hint="eastAsia"/>
          <w:bCs w:val="0"/>
          <w:spacing w:val="6"/>
        </w:rPr>
        <w:t>共识体系</w:t>
      </w:r>
      <w:bookmarkEnd w:id="37"/>
    </w:p>
    <w:p w14:paraId="1325D2B7" w14:textId="6B377521" w:rsidR="00660485" w:rsidRPr="007A5679" w:rsidRDefault="00521738" w:rsidP="004F2D44">
      <w:pPr>
        <w:pStyle w:val="4"/>
        <w:ind w:firstLine="364"/>
        <w:jc w:val="both"/>
        <w:rPr>
          <w:rFonts w:ascii="Arial" w:hAnsi="Arial"/>
          <w:b/>
          <w:spacing w:val="6"/>
        </w:rPr>
      </w:pPr>
      <w:r w:rsidRPr="007A5679">
        <w:rPr>
          <w:rFonts w:ascii="Arial" w:hAnsi="Arial" w:cs="Arial"/>
          <w:b/>
          <w:spacing w:val="6"/>
        </w:rPr>
        <w:t>3.1.1</w:t>
      </w:r>
      <w:r w:rsidRPr="007A5679">
        <w:rPr>
          <w:rFonts w:ascii="Arial" w:hAnsi="Arial"/>
          <w:b/>
          <w:spacing w:val="6"/>
        </w:rPr>
        <w:t xml:space="preserve"> </w:t>
      </w:r>
      <w:r w:rsidR="00660485" w:rsidRPr="007A5679">
        <w:rPr>
          <w:rFonts w:ascii="Arial" w:hAnsi="Arial" w:hint="eastAsia"/>
          <w:b/>
          <w:spacing w:val="6"/>
        </w:rPr>
        <w:t>技术痛点</w:t>
      </w:r>
    </w:p>
    <w:p w14:paraId="2D118289"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hint="eastAsia"/>
          <w:spacing w:val="6"/>
        </w:rPr>
        <w:t>性能与成本</w:t>
      </w:r>
    </w:p>
    <w:p w14:paraId="13C98343" w14:textId="71C91D93" w:rsidR="00660485" w:rsidRPr="007A5679" w:rsidRDefault="00660485" w:rsidP="004F2D44">
      <w:pPr>
        <w:pStyle w:val="a3"/>
        <w:spacing w:line="560" w:lineRule="exact"/>
        <w:ind w:firstLine="504"/>
        <w:jc w:val="both"/>
        <w:rPr>
          <w:rFonts w:ascii="Arial" w:hAnsi="Arial"/>
          <w:spacing w:val="6"/>
        </w:rPr>
      </w:pPr>
      <w:r w:rsidRPr="007A5679">
        <w:rPr>
          <w:rFonts w:ascii="Arial" w:hAnsi="Arial" w:hint="eastAsia"/>
          <w:spacing w:val="6"/>
        </w:rPr>
        <w:t>区块链发展到今天，交易的性能已经是很突出的问题</w:t>
      </w:r>
      <w:ins w:id="38" w:author="Windows 用户" w:date="2018-07-19T09:51:00Z">
        <w:r w:rsidR="00227FAC">
          <w:rPr>
            <w:rFonts w:ascii="Arial" w:hAnsi="Arial" w:hint="eastAsia"/>
            <w:spacing w:val="6"/>
          </w:rPr>
          <w:t>，</w:t>
        </w:r>
      </w:ins>
      <w:del w:id="39" w:author="Windows 用户" w:date="2018-07-19T09:51:00Z">
        <w:r w:rsidRPr="007A5679" w:rsidDel="00227FAC">
          <w:rPr>
            <w:rFonts w:ascii="Arial" w:hAnsi="Arial" w:hint="eastAsia"/>
            <w:spacing w:val="6"/>
          </w:rPr>
          <w:delText>。</w:delText>
        </w:r>
      </w:del>
      <w:r w:rsidRPr="007A5679">
        <w:rPr>
          <w:rFonts w:ascii="Arial" w:hAnsi="Arial" w:hint="eastAsia"/>
          <w:spacing w:val="6"/>
        </w:rPr>
        <w:t>尤其是作为基础服务的公链</w:t>
      </w:r>
      <w:ins w:id="40" w:author="Windows 用户" w:date="2018-07-19T09:51:00Z">
        <w:r w:rsidR="00227FAC">
          <w:rPr>
            <w:rFonts w:ascii="Arial" w:hAnsi="Arial" w:hint="eastAsia"/>
            <w:spacing w:val="6"/>
          </w:rPr>
          <w:t>，</w:t>
        </w:r>
      </w:ins>
      <w:del w:id="41" w:author="Windows 用户" w:date="2018-07-19T09:51:00Z">
        <w:r w:rsidRPr="007A5679" w:rsidDel="00227FAC">
          <w:rPr>
            <w:rFonts w:ascii="Arial" w:hAnsi="Arial" w:hint="eastAsia"/>
            <w:spacing w:val="6"/>
          </w:rPr>
          <w:delText>。</w:delText>
        </w:r>
      </w:del>
      <w:r w:rsidRPr="007A5679">
        <w:rPr>
          <w:rFonts w:ascii="Arial" w:hAnsi="Arial" w:hint="eastAsia"/>
          <w:spacing w:val="6"/>
        </w:rPr>
        <w:t>将面对大量的应用，复杂的智能合约以及超大</w:t>
      </w:r>
      <w:r w:rsidR="00F339BE" w:rsidRPr="007A5679">
        <w:rPr>
          <w:rFonts w:ascii="Arial" w:hAnsi="Arial" w:hint="eastAsia"/>
          <w:spacing w:val="6"/>
        </w:rPr>
        <w:t>规模</w:t>
      </w:r>
      <w:r w:rsidRPr="007A5679">
        <w:rPr>
          <w:rFonts w:ascii="Arial" w:hAnsi="Arial" w:hint="eastAsia"/>
          <w:spacing w:val="6"/>
        </w:rPr>
        <w:t>的用户。同时，现代社会出现的多种商业模式以及丰富的应用场景，对降低交易成本，以及交易成本的可配置性提出了更多要求。高昂的交易成本和简单粗暴的</w:t>
      </w:r>
      <w:r w:rsidR="00F339BE" w:rsidRPr="007A5679">
        <w:rPr>
          <w:rFonts w:ascii="Arial" w:hAnsi="Arial" w:hint="eastAsia"/>
          <w:spacing w:val="6"/>
        </w:rPr>
        <w:t>矿工费</w:t>
      </w:r>
      <w:r w:rsidRPr="007A5679">
        <w:rPr>
          <w:rFonts w:ascii="Arial" w:hAnsi="Arial" w:hint="eastAsia"/>
          <w:spacing w:val="6"/>
        </w:rPr>
        <w:t>模式，会阻碍基于区块链的应用，同时</w:t>
      </w:r>
      <w:del w:id="42" w:author="Windows 用户" w:date="2018-07-19T09:51:00Z">
        <w:r w:rsidRPr="007A5679" w:rsidDel="00227FAC">
          <w:rPr>
            <w:rFonts w:ascii="Arial" w:hAnsi="Arial" w:hint="eastAsia"/>
            <w:spacing w:val="6"/>
          </w:rPr>
          <w:delText>导致</w:delText>
        </w:r>
      </w:del>
      <w:ins w:id="43" w:author="Windows 用户" w:date="2018-07-19T09:51:00Z">
        <w:r w:rsidR="00227FAC">
          <w:rPr>
            <w:rFonts w:ascii="Arial" w:hAnsi="Arial" w:hint="eastAsia"/>
            <w:spacing w:val="6"/>
          </w:rPr>
          <w:t>阻碍</w:t>
        </w:r>
      </w:ins>
      <w:r w:rsidRPr="007A5679">
        <w:rPr>
          <w:rFonts w:ascii="Arial" w:hAnsi="Arial" w:hint="eastAsia"/>
          <w:spacing w:val="6"/>
        </w:rPr>
        <w:t>链自身的发展。</w:t>
      </w:r>
    </w:p>
    <w:p w14:paraId="34BD4B60" w14:textId="77777777" w:rsidR="00660485" w:rsidRPr="007A5679" w:rsidRDefault="00660485" w:rsidP="004F2D44">
      <w:pPr>
        <w:pStyle w:val="a3"/>
        <w:spacing w:line="560" w:lineRule="exact"/>
        <w:ind w:firstLine="504"/>
        <w:jc w:val="both"/>
        <w:rPr>
          <w:rFonts w:ascii="Arial" w:hAnsi="Arial"/>
          <w:spacing w:val="6"/>
        </w:rPr>
      </w:pPr>
      <w:r w:rsidRPr="007A5679">
        <w:rPr>
          <w:rFonts w:ascii="Arial" w:hAnsi="Arial" w:hint="eastAsia"/>
          <w:spacing w:val="6"/>
        </w:rPr>
        <w:t>因此交易的性能与成本虽不是区块链技术体系的根本目标，但已经是不可忽视的需求。</w:t>
      </w:r>
    </w:p>
    <w:p w14:paraId="5D0177E4"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hint="eastAsia"/>
          <w:spacing w:val="6"/>
        </w:rPr>
        <w:t>稳定性与扩展性</w:t>
      </w:r>
    </w:p>
    <w:p w14:paraId="3604CD64" w14:textId="38E15156" w:rsidR="00E80170"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智能合约需要稳定的运行以提供服务。随着合约用户规模的增大，合约也面临着扩容的需要。同时在这基础之上，稳定性和扩展性也应当包括对合约错误的纠正与合约功能的扩展，以不断提高合约的稳定性，并且拓展合约所能提供的服务。因此，智能合约不仅需要保障扩容运行等各种技术手段，也需要升级合约等维护性功能。</w:t>
      </w:r>
    </w:p>
    <w:p w14:paraId="337CA3D6" w14:textId="66760C0D"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hint="eastAsia"/>
          <w:spacing w:val="6"/>
        </w:rPr>
        <w:t>一致性与安全</w:t>
      </w:r>
    </w:p>
    <w:p w14:paraId="4FA60848" w14:textId="59B93945"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作为基础服务的公链，需要保证链上数据的一致性，防止各种威胁，以</w:t>
      </w:r>
      <w:r w:rsidR="00393099" w:rsidRPr="00154F48">
        <w:rPr>
          <w:rFonts w:ascii="Arial" w:hAnsi="Arial"/>
          <w:noProof/>
          <w:spacing w:val="6"/>
          <w:sz w:val="32"/>
          <w:szCs w:val="32"/>
        </w:rPr>
        <w:lastRenderedPageBreak/>
        <mc:AlternateContent>
          <mc:Choice Requires="wps">
            <w:drawing>
              <wp:anchor distT="0" distB="0" distL="114300" distR="114300" simplePos="0" relativeHeight="251716608" behindDoc="0" locked="0" layoutInCell="1" allowOverlap="1" wp14:anchorId="33FE8B99" wp14:editId="2CCBEBB0">
                <wp:simplePos x="0" y="0"/>
                <wp:positionH relativeFrom="page">
                  <wp:posOffset>7388225</wp:posOffset>
                </wp:positionH>
                <wp:positionV relativeFrom="paragraph">
                  <wp:posOffset>-353060</wp:posOffset>
                </wp:positionV>
                <wp:extent cx="172800" cy="237600"/>
                <wp:effectExtent l="0" t="0" r="0" b="0"/>
                <wp:wrapNone/>
                <wp:docPr id="220" name="矩形 220"/>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B57CA1E" id="矩形 220" o:spid="_x0000_s1026" style="position:absolute;left:0;text-align:left;margin-left:581.75pt;margin-top:-27.8pt;width:13.6pt;height:18.7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Bxp/f2eAgAAhQUAAA4AAAAAAAAAAAAAAAAALgIAAGRy&#10;cy9lMm9Eb2MueG1sUEsBAi0AFAAGAAgAAAAhAHCtDe3fAAAADQEAAA8AAAAAAAAAAAAAAAAA+AQA&#10;AGRycy9kb3ducmV2LnhtbFBLBQYAAAAABAAEAPMAAAAEBgAAAAA=&#10;" fillcolor="red" stroked="f" strokeweight="2pt">
                <w10:wrap anchorx="page"/>
              </v:rect>
            </w:pict>
          </mc:Fallback>
        </mc:AlternateContent>
      </w:r>
      <w:r w:rsidRPr="007A5679">
        <w:rPr>
          <w:rFonts w:ascii="Arial" w:hAnsi="Arial" w:hint="eastAsia"/>
          <w:spacing w:val="6"/>
        </w:rPr>
        <w:t>保证记录数据的不可篡改，从而保证数据的安全。并且区块链的安全，不仅仅指来自恶意外来者的攻击，也包括避免合法参与者造成的错误或故障，以及潜在的可能导致链自身被单方面控制的危险。</w:t>
      </w:r>
    </w:p>
    <w:p w14:paraId="6A70BD38" w14:textId="77777777" w:rsidR="00521738" w:rsidRPr="007A5679" w:rsidRDefault="00521738" w:rsidP="004F2D44">
      <w:pPr>
        <w:spacing w:line="560" w:lineRule="exact"/>
        <w:ind w:firstLine="504"/>
        <w:jc w:val="both"/>
        <w:rPr>
          <w:rFonts w:ascii="Arial" w:hAnsi="Arial"/>
          <w:spacing w:val="6"/>
        </w:rPr>
      </w:pPr>
    </w:p>
    <w:p w14:paraId="2F988D32" w14:textId="00EA29F2" w:rsidR="00660485" w:rsidRPr="007A5679" w:rsidRDefault="00660485" w:rsidP="004F2D44">
      <w:pPr>
        <w:pStyle w:val="4"/>
        <w:numPr>
          <w:ilvl w:val="2"/>
          <w:numId w:val="21"/>
        </w:numPr>
        <w:jc w:val="both"/>
        <w:rPr>
          <w:rFonts w:ascii="Arial" w:hAnsi="Arial" w:cs="Arial"/>
          <w:b/>
          <w:spacing w:val="6"/>
        </w:rPr>
      </w:pPr>
      <w:r w:rsidRPr="007A5679">
        <w:rPr>
          <w:rFonts w:ascii="Arial" w:hAnsi="Arial" w:cs="Arial" w:hint="eastAsia"/>
          <w:b/>
          <w:spacing w:val="6"/>
        </w:rPr>
        <w:t>解决方式</w:t>
      </w:r>
    </w:p>
    <w:p w14:paraId="0A6D853E" w14:textId="77777777" w:rsidR="00660485" w:rsidRPr="007A5679" w:rsidRDefault="00660485" w:rsidP="004F2D44">
      <w:pPr>
        <w:pStyle w:val="a3"/>
        <w:numPr>
          <w:ilvl w:val="0"/>
          <w:numId w:val="20"/>
        </w:numPr>
        <w:ind w:firstLineChars="0"/>
        <w:jc w:val="both"/>
        <w:rPr>
          <w:rFonts w:ascii="Arial" w:hAnsi="Arial"/>
          <w:vanish/>
          <w:spacing w:val="6"/>
        </w:rPr>
      </w:pPr>
    </w:p>
    <w:p w14:paraId="269D5957" w14:textId="77777777" w:rsidR="00660485" w:rsidRPr="007A5679" w:rsidRDefault="00660485" w:rsidP="004F2D44">
      <w:pPr>
        <w:pStyle w:val="a3"/>
        <w:numPr>
          <w:ilvl w:val="0"/>
          <w:numId w:val="20"/>
        </w:numPr>
        <w:ind w:firstLineChars="0"/>
        <w:jc w:val="both"/>
        <w:rPr>
          <w:rFonts w:ascii="Arial" w:hAnsi="Arial"/>
          <w:vanish/>
          <w:spacing w:val="6"/>
        </w:rPr>
      </w:pPr>
    </w:p>
    <w:p w14:paraId="7D7932D2" w14:textId="0FAE6EE6" w:rsidR="00660485" w:rsidRPr="007A5679" w:rsidRDefault="00521738" w:rsidP="004F2D44">
      <w:pPr>
        <w:spacing w:line="560" w:lineRule="exact"/>
        <w:ind w:firstLineChars="0" w:firstLine="482"/>
        <w:jc w:val="both"/>
        <w:rPr>
          <w:rFonts w:ascii="Arial" w:hAnsi="Arial"/>
          <w:spacing w:val="6"/>
        </w:rPr>
      </w:pPr>
      <w:r w:rsidRPr="007A5679">
        <w:rPr>
          <w:rFonts w:ascii="Arial" w:hAnsi="Arial"/>
          <w:spacing w:val="6"/>
        </w:rPr>
        <w:t>1</w:t>
      </w:r>
      <w:r w:rsidRPr="007A5679">
        <w:rPr>
          <w:rFonts w:ascii="Arial" w:hAnsi="Arial" w:hint="eastAsia"/>
          <w:spacing w:val="6"/>
        </w:rPr>
        <w:t>、</w:t>
      </w:r>
      <w:r w:rsidR="00660485" w:rsidRPr="007A5679">
        <w:rPr>
          <w:rFonts w:ascii="Arial" w:hAnsi="Arial" w:hint="eastAsia"/>
          <w:spacing w:val="6"/>
        </w:rPr>
        <w:t>性能与成本</w:t>
      </w:r>
    </w:p>
    <w:p w14:paraId="2D9FA8C9" w14:textId="2D2FF31E" w:rsidR="00660485" w:rsidRPr="007A5679" w:rsidRDefault="00660485" w:rsidP="004F2D44">
      <w:pPr>
        <w:spacing w:line="560" w:lineRule="exact"/>
        <w:ind w:firstLineChars="0" w:firstLine="482"/>
        <w:jc w:val="both"/>
        <w:rPr>
          <w:rFonts w:ascii="Arial" w:hAnsi="Arial"/>
          <w:spacing w:val="6"/>
        </w:rPr>
      </w:pPr>
      <w:r w:rsidRPr="007A5679">
        <w:rPr>
          <w:rFonts w:ascii="Arial" w:hAnsi="Arial" w:hint="eastAsia"/>
          <w:spacing w:val="6"/>
        </w:rPr>
        <w:t>安全与性能从某种角度讲是互斥的，因为</w:t>
      </w:r>
      <w:r w:rsidR="00F20170" w:rsidRPr="007A5679">
        <w:rPr>
          <w:rFonts w:ascii="Arial" w:hAnsi="Arial" w:hint="eastAsia"/>
          <w:spacing w:val="6"/>
        </w:rPr>
        <w:t>出</w:t>
      </w:r>
      <w:r w:rsidRPr="007A5679">
        <w:rPr>
          <w:rFonts w:ascii="Arial" w:hAnsi="Arial" w:hint="eastAsia"/>
          <w:spacing w:val="6"/>
        </w:rPr>
        <w:t>于安全目的，可能需要大量的验证计算和反复的交互通信。因此为了能够在两方面找到平衡，引入双链架构，上层联盟链</w:t>
      </w:r>
      <w:r w:rsidR="00F20170" w:rsidRPr="007A5679">
        <w:rPr>
          <w:rFonts w:ascii="Arial" w:hAnsi="Arial" w:hint="eastAsia"/>
          <w:spacing w:val="6"/>
        </w:rPr>
        <w:t>或私有链</w:t>
      </w:r>
      <w:r w:rsidRPr="007A5679">
        <w:rPr>
          <w:rFonts w:ascii="Arial" w:hAnsi="Arial" w:hint="eastAsia"/>
          <w:spacing w:val="6"/>
        </w:rPr>
        <w:t>用于业务支撑，可以并发的处理大量</w:t>
      </w:r>
      <w:r w:rsidR="00F20170" w:rsidRPr="007A5679">
        <w:rPr>
          <w:rFonts w:ascii="Arial" w:hAnsi="Arial" w:hint="eastAsia"/>
          <w:spacing w:val="6"/>
        </w:rPr>
        <w:t>异构</w:t>
      </w:r>
      <w:r w:rsidRPr="007A5679">
        <w:rPr>
          <w:rFonts w:ascii="Arial" w:hAnsi="Arial" w:hint="eastAsia"/>
          <w:spacing w:val="6"/>
        </w:rPr>
        <w:t>业务，以提供高性能的服务为目标。底层为公链，核心目标是保证数据安全和</w:t>
      </w:r>
      <w:r w:rsidR="00F20170" w:rsidRPr="007A5679">
        <w:rPr>
          <w:rFonts w:ascii="Arial" w:hAnsi="Arial" w:hint="eastAsia"/>
          <w:spacing w:val="6"/>
        </w:rPr>
        <w:t>交易</w:t>
      </w:r>
      <w:r w:rsidRPr="007A5679">
        <w:rPr>
          <w:rFonts w:ascii="Arial" w:hAnsi="Arial" w:hint="eastAsia"/>
          <w:spacing w:val="6"/>
        </w:rPr>
        <w:t>可验证，防止篡改。</w:t>
      </w:r>
    </w:p>
    <w:p w14:paraId="611B02A8" w14:textId="50680323" w:rsidR="00660485" w:rsidRPr="007A5679" w:rsidRDefault="00660485" w:rsidP="004F2D44">
      <w:pPr>
        <w:spacing w:line="560" w:lineRule="exact"/>
        <w:ind w:firstLineChars="0" w:firstLine="482"/>
        <w:jc w:val="both"/>
        <w:rPr>
          <w:rFonts w:ascii="Arial" w:hAnsi="Arial"/>
          <w:spacing w:val="6"/>
        </w:rPr>
      </w:pPr>
      <w:r w:rsidRPr="007A5679">
        <w:rPr>
          <w:rFonts w:ascii="Arial" w:hAnsi="Arial" w:hint="eastAsia"/>
          <w:spacing w:val="6"/>
        </w:rPr>
        <w:t>降低整体使用成本，让使用者可免费使用（</w:t>
      </w:r>
      <w:r w:rsidR="00ED3424" w:rsidRPr="007A5679">
        <w:rPr>
          <w:rFonts w:ascii="Arial" w:hAnsi="Arial" w:hint="eastAsia"/>
          <w:spacing w:val="6"/>
        </w:rPr>
        <w:t>上层应用中的绝大部分状态变更</w:t>
      </w:r>
      <w:r w:rsidRPr="007A5679">
        <w:rPr>
          <w:rFonts w:ascii="Arial" w:hAnsi="Arial" w:hint="eastAsia"/>
          <w:spacing w:val="6"/>
        </w:rPr>
        <w:t>不需要向矿工直接付费），会向服务提供者（智能合约发布者）收取费用，这样合约发布者可以决定不向使用</w:t>
      </w:r>
      <w:r w:rsidR="0021668A" w:rsidRPr="007A5679">
        <w:rPr>
          <w:rFonts w:ascii="Arial" w:hAnsi="Arial" w:hint="eastAsia"/>
          <w:spacing w:val="6"/>
        </w:rPr>
        <w:t>者</w:t>
      </w:r>
      <w:r w:rsidRPr="007A5679">
        <w:rPr>
          <w:rFonts w:ascii="Arial" w:hAnsi="Arial" w:hint="eastAsia"/>
          <w:spacing w:val="6"/>
        </w:rPr>
        <w:t>收费，也可以在智能合约中开发定制的付费模式，从而实现丰富的应用模式。</w:t>
      </w:r>
    </w:p>
    <w:p w14:paraId="6441C67D" w14:textId="022DD9E0" w:rsidR="00660485" w:rsidRPr="007A5679" w:rsidRDefault="00521738" w:rsidP="004F2D44">
      <w:pPr>
        <w:spacing w:line="560" w:lineRule="exact"/>
        <w:ind w:firstLineChars="0" w:firstLine="482"/>
        <w:jc w:val="both"/>
        <w:rPr>
          <w:rFonts w:ascii="Arial" w:hAnsi="Arial"/>
          <w:spacing w:val="6"/>
        </w:rPr>
      </w:pPr>
      <w:r w:rsidRPr="007A5679">
        <w:rPr>
          <w:rFonts w:ascii="Arial" w:hAnsi="Arial"/>
          <w:spacing w:val="6"/>
        </w:rPr>
        <w:t>2</w:t>
      </w:r>
      <w:r w:rsidRPr="007A5679">
        <w:rPr>
          <w:rFonts w:ascii="Arial" w:hAnsi="Arial" w:hint="eastAsia"/>
          <w:spacing w:val="6"/>
        </w:rPr>
        <w:t>、</w:t>
      </w:r>
      <w:r w:rsidR="00660485" w:rsidRPr="007A5679">
        <w:rPr>
          <w:rFonts w:ascii="Arial" w:hAnsi="Arial" w:hint="eastAsia"/>
          <w:spacing w:val="6"/>
        </w:rPr>
        <w:t>稳定性与扩展性</w:t>
      </w:r>
    </w:p>
    <w:p w14:paraId="4A6892FC" w14:textId="77777777" w:rsidR="00660485" w:rsidRPr="007A5679" w:rsidRDefault="00660485" w:rsidP="004F2D44">
      <w:pPr>
        <w:spacing w:line="560" w:lineRule="exact"/>
        <w:ind w:firstLineChars="0" w:firstLine="482"/>
        <w:jc w:val="both"/>
        <w:rPr>
          <w:rFonts w:ascii="Arial" w:hAnsi="Arial"/>
          <w:spacing w:val="6"/>
        </w:rPr>
      </w:pPr>
      <w:r w:rsidRPr="007A5679">
        <w:rPr>
          <w:rFonts w:ascii="Arial" w:hAnsi="Arial" w:hint="eastAsia"/>
          <w:spacing w:val="6"/>
        </w:rPr>
        <w:t>为了提供给智能合约稳定性与扩展性，采用容器技术，以及相应的管理、监控等技术，提供实时的数据分析，以提供智能合约稳定和可扩展的运行环境。允许升级合约，保证合约的稳定运行和功能拓展。</w:t>
      </w:r>
    </w:p>
    <w:p w14:paraId="28DBA4C4" w14:textId="2F9801B1" w:rsidR="00660485" w:rsidRPr="007A5679" w:rsidRDefault="00521738" w:rsidP="004F2D44">
      <w:pPr>
        <w:spacing w:line="560" w:lineRule="exact"/>
        <w:ind w:firstLineChars="0" w:firstLine="482"/>
        <w:jc w:val="both"/>
        <w:rPr>
          <w:rFonts w:ascii="Arial" w:hAnsi="Arial"/>
          <w:spacing w:val="6"/>
        </w:rPr>
      </w:pPr>
      <w:r w:rsidRPr="007A5679">
        <w:rPr>
          <w:rFonts w:ascii="Arial" w:hAnsi="Arial"/>
          <w:spacing w:val="6"/>
        </w:rPr>
        <w:t>3</w:t>
      </w:r>
      <w:r w:rsidRPr="007A5679">
        <w:rPr>
          <w:rFonts w:ascii="Arial" w:hAnsi="Arial" w:hint="eastAsia"/>
          <w:spacing w:val="6"/>
        </w:rPr>
        <w:t>、</w:t>
      </w:r>
      <w:r w:rsidR="00660485" w:rsidRPr="007A5679">
        <w:rPr>
          <w:rFonts w:ascii="Arial" w:hAnsi="Arial" w:hint="eastAsia"/>
          <w:spacing w:val="6"/>
        </w:rPr>
        <w:t>一致性与安全</w:t>
      </w:r>
    </w:p>
    <w:p w14:paraId="1CEE640C" w14:textId="7364C5AE" w:rsidR="00521738" w:rsidRPr="007A5679" w:rsidRDefault="00660485" w:rsidP="004F2D44">
      <w:pPr>
        <w:spacing w:line="560" w:lineRule="exact"/>
        <w:ind w:firstLineChars="0" w:firstLine="482"/>
        <w:jc w:val="both"/>
        <w:rPr>
          <w:rFonts w:ascii="Arial" w:hAnsi="Arial"/>
          <w:spacing w:val="6"/>
        </w:rPr>
      </w:pPr>
      <w:r w:rsidRPr="007A5679">
        <w:rPr>
          <w:rFonts w:ascii="Arial" w:hAnsi="Arial" w:hint="eastAsia"/>
          <w:spacing w:val="6"/>
        </w:rPr>
        <w:t>区块链的数据一致性以及安全依赖于共识算法，下面就共识算法进行说明。</w:t>
      </w:r>
    </w:p>
    <w:p w14:paraId="7C0086E3" w14:textId="6EFF4F21" w:rsidR="00393099" w:rsidRPr="007A5679" w:rsidRDefault="00393099" w:rsidP="004F2D44">
      <w:pPr>
        <w:spacing w:line="560" w:lineRule="exact"/>
        <w:ind w:firstLineChars="0" w:firstLine="482"/>
        <w:jc w:val="both"/>
        <w:rPr>
          <w:rFonts w:ascii="Arial" w:hAnsi="Arial"/>
          <w:spacing w:val="6"/>
        </w:rPr>
      </w:pPr>
    </w:p>
    <w:p w14:paraId="538BA890" w14:textId="77777777" w:rsidR="00393099" w:rsidRPr="007A5679" w:rsidRDefault="00393099" w:rsidP="004F2D44">
      <w:pPr>
        <w:spacing w:line="560" w:lineRule="exact"/>
        <w:ind w:firstLineChars="0" w:firstLine="482"/>
        <w:jc w:val="both"/>
        <w:rPr>
          <w:rFonts w:ascii="Arial" w:hAnsi="Arial"/>
          <w:spacing w:val="6"/>
        </w:rPr>
      </w:pPr>
    </w:p>
    <w:p w14:paraId="531B966E" w14:textId="339AF300" w:rsidR="00660485" w:rsidRPr="007A5679" w:rsidRDefault="00393099" w:rsidP="004F2D44">
      <w:pPr>
        <w:pStyle w:val="4"/>
        <w:numPr>
          <w:ilvl w:val="2"/>
          <w:numId w:val="21"/>
        </w:numPr>
        <w:jc w:val="both"/>
        <w:rPr>
          <w:rFonts w:ascii="Arial" w:hAnsi="Arial" w:cs="Arial"/>
          <w:b/>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18656" behindDoc="0" locked="0" layoutInCell="1" allowOverlap="1" wp14:anchorId="46D215FD" wp14:editId="34138081">
                <wp:simplePos x="0" y="0"/>
                <wp:positionH relativeFrom="page">
                  <wp:posOffset>7388225</wp:posOffset>
                </wp:positionH>
                <wp:positionV relativeFrom="paragraph">
                  <wp:posOffset>-353060</wp:posOffset>
                </wp:positionV>
                <wp:extent cx="172800" cy="237600"/>
                <wp:effectExtent l="0" t="0" r="0" b="0"/>
                <wp:wrapNone/>
                <wp:docPr id="221" name="矩形 221"/>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B57DC4B" id="矩形 221" o:spid="_x0000_s1026" style="position:absolute;left:0;text-align:left;margin-left:581.75pt;margin-top:-27.8pt;width:13.6pt;height:18.7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C4QEe+eAgAAhQUAAA4AAAAAAAAAAAAAAAAALgIAAGRy&#10;cy9lMm9Eb2MueG1sUEsBAi0AFAAGAAgAAAAhAHCtDe3fAAAADQEAAA8AAAAAAAAAAAAAAAAA+AQA&#10;AGRycy9kb3ducmV2LnhtbFBLBQYAAAAABAAEAPMAAAAEBgAAAAA=&#10;" fillcolor="red" stroked="f" strokeweight="2pt">
                <w10:wrap anchorx="page"/>
              </v:rect>
            </w:pict>
          </mc:Fallback>
        </mc:AlternateContent>
      </w:r>
      <w:r w:rsidR="00660485" w:rsidRPr="007A5679">
        <w:rPr>
          <w:rFonts w:ascii="Arial" w:hAnsi="Arial" w:cs="Arial" w:hint="eastAsia"/>
          <w:b/>
          <w:spacing w:val="6"/>
        </w:rPr>
        <w:t>区块链的潜在</w:t>
      </w:r>
      <w:r w:rsidR="00B271AE" w:rsidRPr="007A5679">
        <w:rPr>
          <w:rFonts w:ascii="Arial" w:hAnsi="Arial" w:cs="Arial" w:hint="eastAsia"/>
          <w:b/>
          <w:spacing w:val="6"/>
        </w:rPr>
        <w:t>缺陷</w:t>
      </w:r>
    </w:p>
    <w:p w14:paraId="6466E16F" w14:textId="74D66038"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spacing w:val="6"/>
        </w:rPr>
        <w:t>POW</w:t>
      </w:r>
    </w:p>
    <w:p w14:paraId="59E3599B" w14:textId="344AC601" w:rsidR="00660485" w:rsidRPr="007A5679" w:rsidRDefault="00660485">
      <w:pPr>
        <w:pStyle w:val="a3"/>
        <w:spacing w:line="560" w:lineRule="exact"/>
        <w:ind w:firstLine="504"/>
        <w:jc w:val="both"/>
        <w:rPr>
          <w:rFonts w:ascii="Arial" w:hAnsi="Arial"/>
          <w:spacing w:val="6"/>
        </w:rPr>
      </w:pPr>
      <w:r w:rsidRPr="007A5679">
        <w:rPr>
          <w:rFonts w:ascii="Arial" w:hAnsi="Arial" w:hint="eastAsia"/>
          <w:spacing w:val="6"/>
        </w:rPr>
        <w:t>浪费过多非必要的资源，这会直接导致链上交易成本的不断提高。并且基于算力的共识算法是会受到相关资源直接影响的算法，从现实情况看，很难限制和避免资源的过度集中。</w:t>
      </w:r>
    </w:p>
    <w:p w14:paraId="01F179F0"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spacing w:val="6"/>
        </w:rPr>
        <w:t>POS</w:t>
      </w:r>
    </w:p>
    <w:p w14:paraId="27DF8B82" w14:textId="77777777" w:rsidR="00660485" w:rsidRPr="007A5679" w:rsidRDefault="00660485" w:rsidP="004F2D44">
      <w:pPr>
        <w:pStyle w:val="a3"/>
        <w:spacing w:line="560" w:lineRule="exact"/>
        <w:ind w:firstLine="504"/>
        <w:jc w:val="both"/>
        <w:rPr>
          <w:rFonts w:ascii="Arial" w:hAnsi="Arial"/>
          <w:spacing w:val="6"/>
        </w:rPr>
      </w:pPr>
      <w:r w:rsidRPr="007A5679">
        <w:rPr>
          <w:rFonts w:ascii="Arial" w:hAnsi="Arial" w:hint="eastAsia"/>
          <w:spacing w:val="6"/>
        </w:rPr>
        <w:t>虽然一定程度避免了资源的浪费，但由于仍然需要全网确认区块，性能仍有一定瓶颈。尤其目前仍然存在诸多缺陷，还不能有效的避免多种经典攻击问题。</w:t>
      </w:r>
    </w:p>
    <w:p w14:paraId="45F7D138"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spacing w:val="6"/>
        </w:rPr>
        <w:t>DPOS</w:t>
      </w:r>
    </w:p>
    <w:p w14:paraId="4F223DC4" w14:textId="77777777" w:rsidR="00660485" w:rsidRPr="007A5679" w:rsidRDefault="00660485" w:rsidP="004F2D44">
      <w:pPr>
        <w:pStyle w:val="a3"/>
        <w:spacing w:line="560" w:lineRule="exact"/>
        <w:ind w:firstLine="504"/>
        <w:jc w:val="both"/>
        <w:rPr>
          <w:rFonts w:ascii="Arial" w:hAnsi="Arial"/>
          <w:spacing w:val="6"/>
        </w:rPr>
      </w:pPr>
      <w:r w:rsidRPr="007A5679">
        <w:rPr>
          <w:rFonts w:ascii="Arial" w:hAnsi="Arial" w:hint="eastAsia"/>
          <w:spacing w:val="6"/>
        </w:rPr>
        <w:t>由于优化了确认区块的方法提高了性能，但仍有一些被攻击的隐患，从现实情况看，这些隐患可以肯定会被黑客反复尝试攻击</w:t>
      </w:r>
      <w:r w:rsidRPr="007A5679">
        <w:rPr>
          <w:rFonts w:ascii="Arial" w:hAnsi="Arial"/>
          <w:spacing w:val="6"/>
        </w:rPr>
        <w:t>:</w:t>
      </w:r>
    </w:p>
    <w:p w14:paraId="6FA85BAC" w14:textId="77777777" w:rsidR="00660485" w:rsidRPr="007A5679" w:rsidRDefault="00660485" w:rsidP="004F2D44">
      <w:pPr>
        <w:pStyle w:val="a3"/>
        <w:spacing w:line="560" w:lineRule="exact"/>
        <w:ind w:firstLine="504"/>
        <w:jc w:val="both"/>
        <w:rPr>
          <w:rFonts w:ascii="Arial" w:hAnsi="Arial"/>
          <w:spacing w:val="6"/>
        </w:rPr>
      </w:pPr>
      <w:r w:rsidRPr="007A5679">
        <w:rPr>
          <w:rFonts w:ascii="Arial" w:hAnsi="Arial"/>
          <w:spacing w:val="6"/>
        </w:rPr>
        <w:t xml:space="preserve">&gt; </w:t>
      </w:r>
      <w:r w:rsidRPr="007A5679">
        <w:rPr>
          <w:rFonts w:ascii="Arial" w:hAnsi="Arial" w:hint="eastAsia"/>
          <w:spacing w:val="6"/>
        </w:rPr>
        <w:t>无利害关系问题</w:t>
      </w:r>
      <w:r w:rsidRPr="007A5679">
        <w:rPr>
          <w:rFonts w:ascii="Arial" w:hAnsi="Arial"/>
          <w:spacing w:val="6"/>
        </w:rPr>
        <w:t xml:space="preserve"> ( Nothing at Stake Problem )</w:t>
      </w:r>
    </w:p>
    <w:p w14:paraId="28D1BCAA" w14:textId="77777777" w:rsidR="00660485" w:rsidRPr="007A5679" w:rsidRDefault="00660485" w:rsidP="004F2D44">
      <w:pPr>
        <w:pStyle w:val="a3"/>
        <w:spacing w:line="560" w:lineRule="exact"/>
        <w:ind w:firstLine="504"/>
        <w:jc w:val="both"/>
        <w:rPr>
          <w:rFonts w:ascii="Arial" w:hAnsi="Arial"/>
          <w:spacing w:val="6"/>
        </w:rPr>
      </w:pPr>
      <w:r w:rsidRPr="007A5679">
        <w:rPr>
          <w:rFonts w:ascii="Arial" w:hAnsi="Arial"/>
          <w:spacing w:val="6"/>
        </w:rPr>
        <w:t xml:space="preserve">&gt; </w:t>
      </w:r>
      <w:r w:rsidRPr="007A5679">
        <w:rPr>
          <w:rFonts w:ascii="Arial" w:hAnsi="Arial" w:hint="eastAsia"/>
          <w:spacing w:val="6"/>
        </w:rPr>
        <w:t>长距离攻击</w:t>
      </w:r>
      <w:r w:rsidRPr="007A5679">
        <w:rPr>
          <w:rFonts w:ascii="Arial" w:hAnsi="Arial"/>
          <w:spacing w:val="6"/>
        </w:rPr>
        <w:t xml:space="preserve"> ( Long-Range Attack )</w:t>
      </w:r>
    </w:p>
    <w:p w14:paraId="113F7DE2" w14:textId="77777777" w:rsidR="00660485" w:rsidRPr="007A5679" w:rsidRDefault="00660485" w:rsidP="004F2D44">
      <w:pPr>
        <w:pStyle w:val="a3"/>
        <w:spacing w:line="560" w:lineRule="exact"/>
        <w:ind w:firstLine="504"/>
        <w:jc w:val="both"/>
        <w:rPr>
          <w:rFonts w:ascii="Arial" w:hAnsi="Arial"/>
          <w:spacing w:val="6"/>
        </w:rPr>
      </w:pPr>
      <w:r w:rsidRPr="007A5679">
        <w:rPr>
          <w:rFonts w:ascii="Arial" w:hAnsi="Arial"/>
          <w:spacing w:val="6"/>
        </w:rPr>
        <w:t xml:space="preserve">&gt; </w:t>
      </w:r>
      <w:r w:rsidRPr="007A5679">
        <w:rPr>
          <w:rFonts w:ascii="Arial" w:hAnsi="Arial" w:hint="eastAsia"/>
          <w:spacing w:val="6"/>
        </w:rPr>
        <w:t>贿赂攻击</w:t>
      </w:r>
      <w:r w:rsidRPr="007A5679">
        <w:rPr>
          <w:rFonts w:ascii="Arial" w:hAnsi="Arial"/>
          <w:spacing w:val="6"/>
        </w:rPr>
        <w:t xml:space="preserve"> ( Bribe Attack )</w:t>
      </w:r>
    </w:p>
    <w:p w14:paraId="4BCCFC73" w14:textId="77777777" w:rsidR="00660485" w:rsidRPr="007A5679" w:rsidRDefault="00660485" w:rsidP="004F2D44">
      <w:pPr>
        <w:pStyle w:val="a3"/>
        <w:spacing w:line="560" w:lineRule="exact"/>
        <w:ind w:firstLine="504"/>
        <w:jc w:val="both"/>
        <w:rPr>
          <w:rFonts w:ascii="Arial" w:hAnsi="Arial"/>
          <w:spacing w:val="6"/>
        </w:rPr>
      </w:pPr>
      <w:r w:rsidRPr="007A5679">
        <w:rPr>
          <w:rFonts w:ascii="Arial" w:hAnsi="Arial"/>
          <w:spacing w:val="6"/>
        </w:rPr>
        <w:t xml:space="preserve">&gt; </w:t>
      </w:r>
      <w:r w:rsidRPr="007A5679">
        <w:rPr>
          <w:rFonts w:ascii="Arial" w:hAnsi="Arial" w:hint="eastAsia"/>
          <w:spacing w:val="6"/>
        </w:rPr>
        <w:t>持币时间累计攻击</w:t>
      </w:r>
      <w:r w:rsidRPr="007A5679">
        <w:rPr>
          <w:rFonts w:ascii="Arial" w:hAnsi="Arial"/>
          <w:spacing w:val="6"/>
        </w:rPr>
        <w:t xml:space="preserve"> ( Coin Age Accumulation Attack )</w:t>
      </w:r>
    </w:p>
    <w:p w14:paraId="11FDAE35" w14:textId="77777777" w:rsidR="00660485" w:rsidRPr="007A5679" w:rsidRDefault="00660485" w:rsidP="004F2D44">
      <w:pPr>
        <w:pStyle w:val="a3"/>
        <w:spacing w:line="560" w:lineRule="exact"/>
        <w:ind w:firstLine="504"/>
        <w:jc w:val="both"/>
        <w:rPr>
          <w:rFonts w:ascii="Arial" w:hAnsi="Arial"/>
          <w:spacing w:val="6"/>
        </w:rPr>
      </w:pPr>
      <w:r w:rsidRPr="007A5679">
        <w:rPr>
          <w:rFonts w:ascii="Arial" w:hAnsi="Arial"/>
          <w:spacing w:val="6"/>
        </w:rPr>
        <w:t xml:space="preserve">&gt; </w:t>
      </w:r>
      <w:r w:rsidRPr="007A5679">
        <w:rPr>
          <w:rFonts w:ascii="Arial" w:hAnsi="Arial" w:hint="eastAsia"/>
          <w:spacing w:val="6"/>
        </w:rPr>
        <w:t>预计算攻击</w:t>
      </w:r>
      <w:r w:rsidRPr="007A5679">
        <w:rPr>
          <w:rFonts w:ascii="Arial" w:hAnsi="Arial"/>
          <w:spacing w:val="6"/>
        </w:rPr>
        <w:t xml:space="preserve"> ( Precomputing Attack)</w:t>
      </w:r>
    </w:p>
    <w:p w14:paraId="4C10E658" w14:textId="141626F6"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由于以上原因，基于</w:t>
      </w:r>
      <w:r w:rsidRPr="007A5679">
        <w:rPr>
          <w:rFonts w:ascii="Arial" w:hAnsi="Arial"/>
          <w:spacing w:val="6"/>
        </w:rPr>
        <w:t>DPOS</w:t>
      </w:r>
      <w:r w:rsidRPr="007A5679">
        <w:rPr>
          <w:rFonts w:ascii="Arial" w:hAnsi="Arial" w:hint="eastAsia"/>
          <w:spacing w:val="6"/>
        </w:rPr>
        <w:t>设计基础共识算法。</w:t>
      </w:r>
    </w:p>
    <w:p w14:paraId="30E15B06" w14:textId="77777777" w:rsidR="00521738" w:rsidRPr="007A5679" w:rsidRDefault="00521738" w:rsidP="004F2D44">
      <w:pPr>
        <w:spacing w:line="560" w:lineRule="exact"/>
        <w:ind w:firstLine="504"/>
        <w:jc w:val="both"/>
        <w:rPr>
          <w:rFonts w:ascii="Arial" w:hAnsi="Arial"/>
          <w:spacing w:val="6"/>
        </w:rPr>
      </w:pPr>
    </w:p>
    <w:p w14:paraId="3F61958F" w14:textId="056D2820" w:rsidR="00660485" w:rsidRPr="007A5679" w:rsidRDefault="00B271AE" w:rsidP="004F2D44">
      <w:pPr>
        <w:pStyle w:val="4"/>
        <w:numPr>
          <w:ilvl w:val="2"/>
          <w:numId w:val="21"/>
        </w:numPr>
        <w:jc w:val="both"/>
        <w:rPr>
          <w:rFonts w:ascii="Arial" w:hAnsi="Arial" w:cs="Arial"/>
          <w:b/>
          <w:spacing w:val="6"/>
        </w:rPr>
      </w:pPr>
      <w:r w:rsidRPr="007A5679">
        <w:rPr>
          <w:rFonts w:ascii="Arial" w:hAnsi="Arial" w:cs="Arial"/>
          <w:b/>
          <w:spacing w:val="6"/>
        </w:rPr>
        <w:t>QOS</w:t>
      </w:r>
      <w:r w:rsidRPr="007A5679">
        <w:rPr>
          <w:rFonts w:ascii="Arial" w:hAnsi="Arial" w:cs="Arial" w:hint="eastAsia"/>
          <w:b/>
          <w:spacing w:val="6"/>
        </w:rPr>
        <w:t>公链</w:t>
      </w:r>
      <w:r w:rsidR="00660485" w:rsidRPr="007A5679">
        <w:rPr>
          <w:rFonts w:ascii="Arial" w:hAnsi="Arial" w:cs="Arial" w:hint="eastAsia"/>
          <w:b/>
          <w:spacing w:val="6"/>
        </w:rPr>
        <w:t>共识算法</w:t>
      </w:r>
      <w:r w:rsidRPr="007A5679">
        <w:rPr>
          <w:rFonts w:ascii="Arial" w:hAnsi="Arial" w:cs="Arial" w:hint="eastAsia"/>
          <w:b/>
          <w:spacing w:val="6"/>
        </w:rPr>
        <w:t>设计</w:t>
      </w:r>
    </w:p>
    <w:p w14:paraId="1DB375C1" w14:textId="29DBE6D7" w:rsidR="00660485" w:rsidRPr="007A5679" w:rsidRDefault="00660485" w:rsidP="004F2D44">
      <w:pPr>
        <w:pStyle w:val="a3"/>
        <w:spacing w:line="560" w:lineRule="exact"/>
        <w:ind w:firstLine="504"/>
        <w:jc w:val="both"/>
        <w:rPr>
          <w:rFonts w:ascii="Arial" w:hAnsi="Arial"/>
          <w:spacing w:val="6"/>
        </w:rPr>
      </w:pPr>
      <w:r w:rsidRPr="007A5679">
        <w:rPr>
          <w:rFonts w:ascii="Arial" w:hAnsi="Arial" w:hint="eastAsia"/>
          <w:spacing w:val="6"/>
        </w:rPr>
        <w:t>借鉴以往的区块链项目经验，预选共识节点（共识参与者）不宜过少（</w:t>
      </w:r>
      <w:r w:rsidRPr="007A5679">
        <w:rPr>
          <w:rFonts w:ascii="Arial" w:hAnsi="Arial"/>
          <w:spacing w:val="6"/>
        </w:rPr>
        <w:t>11</w:t>
      </w:r>
      <w:r w:rsidRPr="007A5679">
        <w:rPr>
          <w:rFonts w:ascii="Arial" w:hAnsi="Arial" w:hint="eastAsia"/>
          <w:spacing w:val="6"/>
        </w:rPr>
        <w:t>个左右），过多也会有一定资源浪费（</w:t>
      </w:r>
      <w:r w:rsidRPr="007A5679">
        <w:rPr>
          <w:rFonts w:ascii="Arial" w:hAnsi="Arial"/>
          <w:spacing w:val="6"/>
        </w:rPr>
        <w:t>31</w:t>
      </w:r>
      <w:r w:rsidRPr="007A5679">
        <w:rPr>
          <w:rFonts w:ascii="Arial" w:hAnsi="Arial" w:hint="eastAsia"/>
          <w:spacing w:val="6"/>
        </w:rPr>
        <w:t>个以上）。因此</w:t>
      </w:r>
      <w:r w:rsidR="00124CFE" w:rsidRPr="007A5679">
        <w:rPr>
          <w:rFonts w:ascii="Arial" w:hAnsi="Arial" w:hint="eastAsia"/>
          <w:spacing w:val="6"/>
        </w:rPr>
        <w:t>折中</w:t>
      </w:r>
      <w:r w:rsidR="0039301F" w:rsidRPr="007A5679">
        <w:rPr>
          <w:rFonts w:ascii="Arial" w:hAnsi="Arial" w:hint="eastAsia"/>
          <w:spacing w:val="6"/>
        </w:rPr>
        <w:t>竞争选择</w:t>
      </w:r>
      <w:r w:rsidRPr="007A5679">
        <w:rPr>
          <w:rFonts w:ascii="Arial" w:hAnsi="Arial" w:hint="eastAsia"/>
          <w:spacing w:val="6"/>
        </w:rPr>
        <w:t>出</w:t>
      </w:r>
      <w:r w:rsidRPr="007A5679">
        <w:rPr>
          <w:rFonts w:ascii="Arial" w:hAnsi="Arial"/>
          <w:spacing w:val="6"/>
        </w:rPr>
        <w:t>21</w:t>
      </w:r>
      <w:r w:rsidRPr="007A5679">
        <w:rPr>
          <w:rFonts w:ascii="Arial" w:hAnsi="Arial" w:hint="eastAsia"/>
          <w:spacing w:val="6"/>
        </w:rPr>
        <w:t>个</w:t>
      </w:r>
      <w:r w:rsidR="00124CFE" w:rsidRPr="007A5679">
        <w:rPr>
          <w:rFonts w:ascii="Arial" w:hAnsi="Arial" w:hint="eastAsia"/>
          <w:spacing w:val="6"/>
        </w:rPr>
        <w:t>超级</w:t>
      </w:r>
      <w:r w:rsidRPr="007A5679">
        <w:rPr>
          <w:rFonts w:ascii="Arial" w:hAnsi="Arial" w:hint="eastAsia"/>
          <w:spacing w:val="6"/>
        </w:rPr>
        <w:t>节点负责共识和生产区块。</w:t>
      </w:r>
    </w:p>
    <w:p w14:paraId="08B928AF" w14:textId="0EF70B38" w:rsidR="00660485" w:rsidRPr="007A5679" w:rsidRDefault="00660485" w:rsidP="004F2D44">
      <w:pPr>
        <w:pStyle w:val="a3"/>
        <w:spacing w:line="560" w:lineRule="exact"/>
        <w:ind w:firstLine="504"/>
        <w:jc w:val="both"/>
        <w:rPr>
          <w:rFonts w:ascii="Arial" w:hAnsi="Arial"/>
          <w:spacing w:val="6"/>
        </w:rPr>
      </w:pPr>
      <w:r w:rsidRPr="007A5679">
        <w:rPr>
          <w:rFonts w:ascii="Arial" w:hAnsi="Arial" w:hint="eastAsia"/>
          <w:spacing w:val="6"/>
        </w:rPr>
        <w:t>在一个共识周期中，所有</w:t>
      </w:r>
      <w:r w:rsidR="00633662" w:rsidRPr="007A5679">
        <w:rPr>
          <w:rFonts w:ascii="Arial" w:hAnsi="Arial" w:hint="eastAsia"/>
          <w:spacing w:val="6"/>
        </w:rPr>
        <w:t>超级</w:t>
      </w:r>
      <w:r w:rsidRPr="007A5679">
        <w:rPr>
          <w:rFonts w:ascii="Arial" w:hAnsi="Arial" w:hint="eastAsia"/>
          <w:spacing w:val="6"/>
        </w:rPr>
        <w:t>节点都有公平（不等于相等）的机会生产</w:t>
      </w:r>
      <w:r w:rsidRPr="007A5679">
        <w:rPr>
          <w:rFonts w:ascii="Arial" w:hAnsi="Arial" w:hint="eastAsia"/>
          <w:spacing w:val="6"/>
        </w:rPr>
        <w:lastRenderedPageBreak/>
        <w:t>区块。所有</w:t>
      </w:r>
      <w:r w:rsidR="00370A37" w:rsidRPr="007A5679">
        <w:rPr>
          <w:rFonts w:ascii="Arial" w:hAnsi="Arial" w:hint="eastAsia"/>
          <w:spacing w:val="6"/>
        </w:rPr>
        <w:t>超级</w:t>
      </w:r>
      <w:r w:rsidRPr="007A5679">
        <w:rPr>
          <w:rFonts w:ascii="Arial" w:hAnsi="Arial" w:hint="eastAsia"/>
          <w:spacing w:val="6"/>
        </w:rPr>
        <w:t>节点应在共识</w:t>
      </w:r>
      <w:r w:rsidR="00ED3E4D" w:rsidRPr="00154F48">
        <w:rPr>
          <w:rFonts w:ascii="Arial" w:hAnsi="Arial"/>
          <w:noProof/>
          <w:spacing w:val="6"/>
          <w:sz w:val="32"/>
          <w:szCs w:val="32"/>
        </w:rPr>
        <mc:AlternateContent>
          <mc:Choice Requires="wps">
            <w:drawing>
              <wp:anchor distT="0" distB="0" distL="114300" distR="114300" simplePos="0" relativeHeight="251720704" behindDoc="0" locked="0" layoutInCell="1" allowOverlap="1" wp14:anchorId="493B6AD1" wp14:editId="21963A7E">
                <wp:simplePos x="0" y="0"/>
                <wp:positionH relativeFrom="page">
                  <wp:posOffset>7388225</wp:posOffset>
                </wp:positionH>
                <wp:positionV relativeFrom="paragraph">
                  <wp:posOffset>-353060</wp:posOffset>
                </wp:positionV>
                <wp:extent cx="172800" cy="237600"/>
                <wp:effectExtent l="0" t="0" r="0" b="0"/>
                <wp:wrapNone/>
                <wp:docPr id="222" name="矩形 222"/>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2B80DFB" id="矩形 222" o:spid="_x0000_s1026" style="position:absolute;left:0;text-align:left;margin-left:581.75pt;margin-top:-27.8pt;width:13.6pt;height:18.7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B4myXYnwIAAIUFAAAOAAAAAAAAAAAAAAAAAC4CAABk&#10;cnMvZTJvRG9jLnhtbFBLAQItABQABgAIAAAAIQBwrQ3t3wAAAA0BAAAPAAAAAAAAAAAAAAAAAPkE&#10;AABkcnMvZG93bnJldi54bWxQSwUGAAAAAAQABADzAAAABQYAAAAA&#10;" fillcolor="red" stroked="f" strokeweight="2pt">
                <w10:wrap anchorx="page"/>
              </v:rect>
            </w:pict>
          </mc:Fallback>
        </mc:AlternateContent>
      </w:r>
      <w:r w:rsidRPr="007A5679">
        <w:rPr>
          <w:rFonts w:ascii="Arial" w:hAnsi="Arial" w:hint="eastAsia"/>
          <w:spacing w:val="6"/>
        </w:rPr>
        <w:t>周期内保持</w:t>
      </w:r>
      <w:r w:rsidRPr="007A5679">
        <w:rPr>
          <w:rFonts w:ascii="Arial" w:hAnsi="Arial"/>
          <w:spacing w:val="6"/>
        </w:rPr>
        <w:t>100%</w:t>
      </w:r>
      <w:r w:rsidRPr="007A5679">
        <w:rPr>
          <w:rFonts w:ascii="Arial" w:hAnsi="Arial" w:hint="eastAsia"/>
          <w:spacing w:val="6"/>
        </w:rPr>
        <w:t>在线，如果不在线，则失去本次共识周期内的投票机会和被选举机会。如</w:t>
      </w:r>
      <w:r w:rsidR="00370A37" w:rsidRPr="007A5679">
        <w:rPr>
          <w:rFonts w:ascii="Arial" w:hAnsi="Arial" w:hint="eastAsia"/>
          <w:spacing w:val="6"/>
        </w:rPr>
        <w:t>果超级</w:t>
      </w:r>
      <w:r w:rsidRPr="007A5679">
        <w:rPr>
          <w:rFonts w:ascii="Arial" w:hAnsi="Arial" w:hint="eastAsia"/>
          <w:spacing w:val="6"/>
        </w:rPr>
        <w:t>节点在共识周期中出现任何被认为反常的操作，都有可能丢失投票和被选举的机会，甚至可能被全体有效</w:t>
      </w:r>
      <w:r w:rsidR="00370A37" w:rsidRPr="007A5679">
        <w:rPr>
          <w:rFonts w:ascii="Arial" w:hAnsi="Arial" w:hint="eastAsia"/>
          <w:spacing w:val="6"/>
        </w:rPr>
        <w:t>超级</w:t>
      </w:r>
      <w:r w:rsidRPr="007A5679">
        <w:rPr>
          <w:rFonts w:ascii="Arial" w:hAnsi="Arial" w:hint="eastAsia"/>
          <w:spacing w:val="6"/>
        </w:rPr>
        <w:t>节点联合投票踢出。</w:t>
      </w:r>
    </w:p>
    <w:p w14:paraId="425A848F" w14:textId="36762894" w:rsidR="00660485" w:rsidRPr="007A5679" w:rsidRDefault="00660485" w:rsidP="004F2D44">
      <w:pPr>
        <w:pStyle w:val="a3"/>
        <w:spacing w:line="560" w:lineRule="exact"/>
        <w:ind w:firstLine="504"/>
        <w:jc w:val="both"/>
        <w:rPr>
          <w:rFonts w:ascii="Arial" w:hAnsi="Arial"/>
          <w:spacing w:val="6"/>
        </w:rPr>
      </w:pPr>
      <w:r w:rsidRPr="007A5679">
        <w:rPr>
          <w:rFonts w:ascii="Arial" w:hAnsi="Arial" w:hint="eastAsia"/>
          <w:spacing w:val="6"/>
        </w:rPr>
        <w:t>共识算法同时需要关注解决前面</w:t>
      </w:r>
      <w:r w:rsidR="00370A37" w:rsidRPr="007A5679">
        <w:rPr>
          <w:rFonts w:ascii="Arial" w:hAnsi="Arial" w:hint="eastAsia"/>
          <w:spacing w:val="6"/>
        </w:rPr>
        <w:t>所述</w:t>
      </w:r>
      <w:r w:rsidRPr="007A5679">
        <w:rPr>
          <w:rFonts w:ascii="Arial" w:hAnsi="Arial" w:hint="eastAsia"/>
          <w:spacing w:val="6"/>
        </w:rPr>
        <w:t>的问题。</w:t>
      </w:r>
    </w:p>
    <w:p w14:paraId="259C4AA0"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hint="eastAsia"/>
          <w:spacing w:val="6"/>
        </w:rPr>
        <w:t>无利害关系问题</w:t>
      </w:r>
    </w:p>
    <w:p w14:paraId="77E7AC72" w14:textId="6DFF894F"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共识将明确禁止多重投票，以避免“无利害关系问题”，被检测到多重投票的</w:t>
      </w:r>
      <w:r w:rsidR="00A91913" w:rsidRPr="007A5679">
        <w:rPr>
          <w:rFonts w:ascii="Arial" w:hAnsi="Arial" w:hint="eastAsia"/>
          <w:spacing w:val="6"/>
        </w:rPr>
        <w:t>超级</w:t>
      </w:r>
      <w:r w:rsidRPr="007A5679">
        <w:rPr>
          <w:rFonts w:ascii="Arial" w:hAnsi="Arial" w:hint="eastAsia"/>
          <w:spacing w:val="6"/>
        </w:rPr>
        <w:t>节点将被认为是故障节点失去本次共识周期的投票和被选举机会。</w:t>
      </w:r>
    </w:p>
    <w:p w14:paraId="0DCF86D5"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hint="eastAsia"/>
          <w:spacing w:val="6"/>
        </w:rPr>
        <w:t>长距离攻击</w:t>
      </w:r>
    </w:p>
    <w:p w14:paraId="6D743EC4" w14:textId="77777777"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限制接受的分叉节点数量，以保证链的一致性。</w:t>
      </w:r>
    </w:p>
    <w:p w14:paraId="1F98D78C"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hint="eastAsia"/>
          <w:spacing w:val="6"/>
        </w:rPr>
        <w:t>贿赂攻击</w:t>
      </w:r>
    </w:p>
    <w:p w14:paraId="4591D087" w14:textId="77777777" w:rsidR="00660485" w:rsidRPr="007A5679" w:rsidRDefault="00660485" w:rsidP="004F2D44">
      <w:pPr>
        <w:pStyle w:val="a3"/>
        <w:spacing w:line="560" w:lineRule="exact"/>
        <w:ind w:firstLine="504"/>
        <w:jc w:val="both"/>
        <w:rPr>
          <w:rFonts w:ascii="Arial" w:hAnsi="Arial"/>
          <w:spacing w:val="6"/>
        </w:rPr>
      </w:pPr>
      <w:r w:rsidRPr="007A5679">
        <w:rPr>
          <w:rFonts w:ascii="Arial" w:hAnsi="Arial" w:hint="eastAsia"/>
          <w:spacing w:val="6"/>
        </w:rPr>
        <w:t>由于采用使用者免费的策略，因此应该能够避免“贿赂攻击”。</w:t>
      </w:r>
    </w:p>
    <w:p w14:paraId="05F9AD81"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hint="eastAsia"/>
          <w:spacing w:val="6"/>
        </w:rPr>
        <w:t>持币时间累计攻击</w:t>
      </w:r>
    </w:p>
    <w:p w14:paraId="5681D4E6" w14:textId="77777777" w:rsidR="00660485" w:rsidRPr="007A5679" w:rsidRDefault="00660485" w:rsidP="004F2D44">
      <w:pPr>
        <w:pStyle w:val="a3"/>
        <w:spacing w:line="560" w:lineRule="exact"/>
        <w:ind w:firstLine="504"/>
        <w:jc w:val="both"/>
        <w:rPr>
          <w:rFonts w:ascii="Arial" w:hAnsi="Arial"/>
          <w:spacing w:val="6"/>
        </w:rPr>
      </w:pPr>
      <w:r w:rsidRPr="007A5679">
        <w:rPr>
          <w:rFonts w:ascii="Arial" w:hAnsi="Arial" w:hint="eastAsia"/>
          <w:spacing w:val="6"/>
        </w:rPr>
        <w:t>为了更公平而引入“时间”（不可累计的资源）作为计算参数之一，极易引起</w:t>
      </w:r>
      <w:r w:rsidRPr="007A5679">
        <w:rPr>
          <w:rFonts w:ascii="Arial" w:hAnsi="Arial"/>
          <w:spacing w:val="6"/>
        </w:rPr>
        <w:t>"</w:t>
      </w:r>
      <w:r w:rsidRPr="007A5679">
        <w:rPr>
          <w:rFonts w:ascii="Arial" w:hAnsi="Arial" w:hint="eastAsia"/>
          <w:spacing w:val="6"/>
        </w:rPr>
        <w:t>持币时间累计攻击</w:t>
      </w:r>
      <w:r w:rsidRPr="007A5679">
        <w:rPr>
          <w:rFonts w:ascii="Arial" w:hAnsi="Arial"/>
          <w:spacing w:val="6"/>
        </w:rPr>
        <w:t>"</w:t>
      </w:r>
      <w:r w:rsidRPr="007A5679">
        <w:rPr>
          <w:rFonts w:ascii="Arial" w:hAnsi="Arial" w:hint="eastAsia"/>
          <w:spacing w:val="6"/>
        </w:rPr>
        <w:t>。因此引入的衡量参数不应是“时间”，共识引入“时效”作为计算参数之一。“时效”在有效时间内有效，过期会失效。将大大降低可能的攻击风险和损失。</w:t>
      </w:r>
    </w:p>
    <w:p w14:paraId="4DD16DBF" w14:textId="77777777" w:rsidR="00660485" w:rsidRPr="007A5679" w:rsidRDefault="00660485" w:rsidP="004F2D44">
      <w:pPr>
        <w:pStyle w:val="a3"/>
        <w:numPr>
          <w:ilvl w:val="0"/>
          <w:numId w:val="19"/>
        </w:numPr>
        <w:spacing w:line="560" w:lineRule="exact"/>
        <w:ind w:left="851" w:firstLineChars="0" w:hanging="284"/>
        <w:jc w:val="both"/>
        <w:rPr>
          <w:rFonts w:ascii="Arial" w:hAnsi="Arial"/>
          <w:spacing w:val="6"/>
        </w:rPr>
      </w:pPr>
      <w:r w:rsidRPr="007A5679">
        <w:rPr>
          <w:rFonts w:ascii="Arial" w:hAnsi="Arial" w:hint="eastAsia"/>
          <w:spacing w:val="6"/>
        </w:rPr>
        <w:t>预计算攻击</w:t>
      </w:r>
    </w:p>
    <w:p w14:paraId="766C0B54" w14:textId="221DC4A1"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为了降低预计算攻击的可预计性，引入全节点交易总量作为计算参数，由各个共识节点报告自身在共识周期内的交易量，合计为一个总量参数，即使存在恶意节点伪造报告的交易量也很难操纵整个网络。</w:t>
      </w:r>
    </w:p>
    <w:p w14:paraId="29FB98A4" w14:textId="47274227"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总结，以</w:t>
      </w:r>
      <w:r w:rsidRPr="007A5679">
        <w:rPr>
          <w:rFonts w:ascii="Arial" w:hAnsi="Arial"/>
          <w:spacing w:val="6"/>
        </w:rPr>
        <w:t xml:space="preserve">DPOS </w:t>
      </w:r>
      <w:r w:rsidRPr="007A5679">
        <w:rPr>
          <w:rFonts w:ascii="Arial" w:hAnsi="Arial" w:hint="eastAsia"/>
          <w:spacing w:val="6"/>
        </w:rPr>
        <w:t>为基础实现定制的</w:t>
      </w:r>
      <w:r w:rsidRPr="007A5679">
        <w:rPr>
          <w:rFonts w:ascii="Arial" w:hAnsi="Arial"/>
          <w:spacing w:val="6"/>
        </w:rPr>
        <w:t xml:space="preserve">POS </w:t>
      </w:r>
      <w:r w:rsidRPr="007A5679">
        <w:rPr>
          <w:rFonts w:ascii="Arial" w:hAnsi="Arial" w:hint="eastAsia"/>
          <w:spacing w:val="6"/>
        </w:rPr>
        <w:t>共识算法。在共识中引入“时效”和“交易量”两个重要的参数。“时效”可以限制权利的有效期，从而</w:t>
      </w:r>
      <w:r w:rsidR="00393099" w:rsidRPr="00154F48">
        <w:rPr>
          <w:rFonts w:ascii="Arial" w:hAnsi="Arial"/>
          <w:noProof/>
          <w:spacing w:val="6"/>
          <w:sz w:val="32"/>
          <w:szCs w:val="32"/>
        </w:rPr>
        <w:lastRenderedPageBreak/>
        <mc:AlternateContent>
          <mc:Choice Requires="wps">
            <w:drawing>
              <wp:anchor distT="0" distB="0" distL="114300" distR="114300" simplePos="0" relativeHeight="251722752" behindDoc="0" locked="0" layoutInCell="1" allowOverlap="1" wp14:anchorId="0503416E" wp14:editId="06F4D9C8">
                <wp:simplePos x="0" y="0"/>
                <wp:positionH relativeFrom="page">
                  <wp:posOffset>7388225</wp:posOffset>
                </wp:positionH>
                <wp:positionV relativeFrom="paragraph">
                  <wp:posOffset>-353060</wp:posOffset>
                </wp:positionV>
                <wp:extent cx="172800" cy="237600"/>
                <wp:effectExtent l="0" t="0" r="0" b="0"/>
                <wp:wrapNone/>
                <wp:docPr id="223" name="矩形 223"/>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498CCFD" id="矩形 223" o:spid="_x0000_s1026" style="position:absolute;left:0;text-align:left;margin-left:581.75pt;margin-top:-27.8pt;width:13.6pt;height:18.7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EriycqeAgAAhQUAAA4AAAAAAAAAAAAAAAAALgIAAGRy&#10;cy9lMm9Eb2MueG1sUEsBAi0AFAAGAAgAAAAhAHCtDe3fAAAADQEAAA8AAAAAAAAAAAAAAAAA+AQA&#10;AGRycy9kb3ducmV2LnhtbFBLBQYAAAAABAAEAPMAAAAEBgAAAAA=&#10;" fillcolor="red" stroked="f" strokeweight="2pt">
                <w10:wrap anchorx="page"/>
              </v:rect>
            </w:pict>
          </mc:Fallback>
        </mc:AlternateContent>
      </w:r>
      <w:r w:rsidRPr="007A5679">
        <w:rPr>
          <w:rFonts w:ascii="Arial" w:hAnsi="Arial" w:hint="eastAsia"/>
          <w:spacing w:val="6"/>
        </w:rPr>
        <w:t>降低作恶的可能性。“交易量”则是诚实者几乎不用付出的成本，而潜在作恶者需要付出巨大的成本。“交易量”参数将作为不是惩罚的“惩罚”约束潜在的作恶者。</w:t>
      </w:r>
    </w:p>
    <w:p w14:paraId="78C31E1D" w14:textId="48A0A7F5" w:rsidR="00521738" w:rsidRPr="007A5679" w:rsidRDefault="00521738" w:rsidP="004F2D44">
      <w:pPr>
        <w:spacing w:line="560" w:lineRule="exact"/>
        <w:ind w:firstLine="504"/>
        <w:jc w:val="both"/>
        <w:rPr>
          <w:rFonts w:ascii="Arial" w:hAnsi="Arial"/>
          <w:spacing w:val="6"/>
        </w:rPr>
      </w:pPr>
    </w:p>
    <w:p w14:paraId="341BA09F" w14:textId="3E73C776" w:rsidR="00660485" w:rsidRPr="007A5679" w:rsidRDefault="00660485" w:rsidP="004F2D44">
      <w:pPr>
        <w:pStyle w:val="4"/>
        <w:numPr>
          <w:ilvl w:val="2"/>
          <w:numId w:val="21"/>
        </w:numPr>
        <w:jc w:val="both"/>
        <w:rPr>
          <w:rFonts w:ascii="Arial" w:hAnsi="Arial" w:cs="Arial"/>
          <w:b/>
          <w:spacing w:val="6"/>
        </w:rPr>
      </w:pPr>
      <w:r w:rsidRPr="007A5679">
        <w:rPr>
          <w:rFonts w:ascii="Arial" w:hAnsi="Arial" w:cs="Arial" w:hint="eastAsia"/>
          <w:b/>
          <w:spacing w:val="6"/>
        </w:rPr>
        <w:t>交易的确认与区块的生成</w:t>
      </w:r>
    </w:p>
    <w:p w14:paraId="22EDD3D2" w14:textId="7F4389D7"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多笔交易会打包生成一个区块。并提交给共识周期中选举出的代理</w:t>
      </w:r>
      <w:r w:rsidR="00277CC0" w:rsidRPr="007A5679">
        <w:rPr>
          <w:rFonts w:ascii="Arial" w:hAnsi="Arial" w:hint="eastAsia"/>
          <w:spacing w:val="6"/>
        </w:rPr>
        <w:t>超级</w:t>
      </w:r>
      <w:r w:rsidRPr="007A5679">
        <w:rPr>
          <w:rFonts w:ascii="Arial" w:hAnsi="Arial" w:hint="eastAsia"/>
          <w:spacing w:val="6"/>
        </w:rPr>
        <w:t>节点确认。</w:t>
      </w:r>
    </w:p>
    <w:p w14:paraId="18E3F3E3" w14:textId="540069C3"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每个区块生成块的阈值预设为达到</w:t>
      </w:r>
      <w:r w:rsidRPr="007A5679">
        <w:rPr>
          <w:rFonts w:ascii="Arial" w:hAnsi="Arial"/>
          <w:spacing w:val="6"/>
        </w:rPr>
        <w:t>3</w:t>
      </w:r>
      <w:r w:rsidRPr="007A5679">
        <w:rPr>
          <w:rFonts w:ascii="Arial" w:hAnsi="Arial" w:hint="eastAsia"/>
          <w:spacing w:val="6"/>
        </w:rPr>
        <w:t>秒，正常情况下，确保一个交易被计入到链中需要超过</w:t>
      </w:r>
      <w:r w:rsidRPr="007A5679">
        <w:rPr>
          <w:rFonts w:ascii="Arial" w:hAnsi="Arial"/>
          <w:spacing w:val="6"/>
        </w:rPr>
        <w:t>2/3</w:t>
      </w:r>
      <w:r w:rsidRPr="007A5679">
        <w:rPr>
          <w:rFonts w:ascii="Arial" w:hAnsi="Arial" w:hint="eastAsia"/>
          <w:spacing w:val="6"/>
        </w:rPr>
        <w:t>的拥有权益的</w:t>
      </w:r>
      <w:r w:rsidR="00050766" w:rsidRPr="007A5679">
        <w:rPr>
          <w:rFonts w:ascii="Arial" w:hAnsi="Arial" w:hint="eastAsia"/>
          <w:spacing w:val="6"/>
        </w:rPr>
        <w:t>超级</w:t>
      </w:r>
      <w:r w:rsidRPr="007A5679">
        <w:rPr>
          <w:rFonts w:ascii="Arial" w:hAnsi="Arial" w:hint="eastAsia"/>
          <w:spacing w:val="6"/>
        </w:rPr>
        <w:t>节点确认该交易。以</w:t>
      </w:r>
      <w:r w:rsidRPr="007A5679">
        <w:rPr>
          <w:rFonts w:ascii="Arial" w:hAnsi="Arial"/>
          <w:spacing w:val="6"/>
        </w:rPr>
        <w:t>21</w:t>
      </w:r>
      <w:r w:rsidRPr="007A5679">
        <w:rPr>
          <w:rFonts w:ascii="Arial" w:hAnsi="Arial" w:hint="eastAsia"/>
          <w:spacing w:val="6"/>
        </w:rPr>
        <w:t>个</w:t>
      </w:r>
      <w:r w:rsidR="00224951" w:rsidRPr="007A5679">
        <w:rPr>
          <w:rFonts w:ascii="Arial" w:hAnsi="Arial" w:hint="eastAsia"/>
          <w:spacing w:val="6"/>
        </w:rPr>
        <w:t>超级</w:t>
      </w:r>
      <w:r w:rsidRPr="007A5679">
        <w:rPr>
          <w:rFonts w:ascii="Arial" w:hAnsi="Arial" w:hint="eastAsia"/>
          <w:spacing w:val="6"/>
        </w:rPr>
        <w:t>节点为例，即需要</w:t>
      </w:r>
      <w:r w:rsidRPr="007A5679">
        <w:rPr>
          <w:rFonts w:ascii="Arial" w:hAnsi="Arial"/>
          <w:spacing w:val="6"/>
        </w:rPr>
        <w:t>15</w:t>
      </w:r>
      <w:r w:rsidRPr="007A5679">
        <w:rPr>
          <w:rFonts w:ascii="Arial" w:hAnsi="Arial" w:hint="eastAsia"/>
          <w:spacing w:val="6"/>
        </w:rPr>
        <w:t>个节点。参考正常的交易业务系统，用户友好的体验需要在秒级给出反馈结果。交易确认可以并发执行，因此正常的平均入块时间可在</w:t>
      </w:r>
      <w:r w:rsidRPr="007A5679">
        <w:rPr>
          <w:rFonts w:ascii="Arial" w:hAnsi="Arial"/>
          <w:spacing w:val="6"/>
        </w:rPr>
        <w:t>1</w:t>
      </w:r>
      <w:r w:rsidRPr="007A5679">
        <w:rPr>
          <w:rFonts w:ascii="Arial" w:hAnsi="Arial" w:hint="eastAsia"/>
          <w:spacing w:val="6"/>
        </w:rPr>
        <w:t>秒以内。在异常情况下（软件，系统或硬件，网络异常，以及普通的恶意攻击），为了确认交易被正常的计入链中需要</w:t>
      </w:r>
      <w:r w:rsidRPr="007A5679">
        <w:rPr>
          <w:rFonts w:ascii="Arial" w:hAnsi="Arial"/>
          <w:spacing w:val="6"/>
        </w:rPr>
        <w:t>15</w:t>
      </w:r>
      <w:r w:rsidRPr="007A5679">
        <w:rPr>
          <w:rFonts w:ascii="Arial" w:hAnsi="Arial" w:hint="eastAsia"/>
          <w:spacing w:val="6"/>
        </w:rPr>
        <w:t>个</w:t>
      </w:r>
      <w:r w:rsidR="00224951" w:rsidRPr="007A5679">
        <w:rPr>
          <w:rFonts w:ascii="Arial" w:hAnsi="Arial" w:hint="eastAsia"/>
          <w:spacing w:val="6"/>
        </w:rPr>
        <w:t>超级</w:t>
      </w:r>
      <w:r w:rsidRPr="007A5679">
        <w:rPr>
          <w:rFonts w:ascii="Arial" w:hAnsi="Arial" w:hint="eastAsia"/>
          <w:spacing w:val="6"/>
        </w:rPr>
        <w:t>节点确认，因此异常情况下的交易确认平均在</w:t>
      </w:r>
      <w:r w:rsidRPr="007A5679">
        <w:rPr>
          <w:rFonts w:ascii="Arial" w:hAnsi="Arial"/>
          <w:spacing w:val="6"/>
        </w:rPr>
        <w:t>15</w:t>
      </w:r>
      <w:r w:rsidRPr="007A5679">
        <w:rPr>
          <w:rFonts w:ascii="Arial" w:hAnsi="Arial" w:hint="eastAsia"/>
          <w:spacing w:val="6"/>
        </w:rPr>
        <w:t>秒以内（</w:t>
      </w:r>
      <w:r w:rsidRPr="007A5679">
        <w:rPr>
          <w:rFonts w:ascii="Arial" w:hAnsi="Arial"/>
          <w:spacing w:val="6"/>
        </w:rPr>
        <w:t>15</w:t>
      </w:r>
      <w:r w:rsidRPr="007A5679">
        <w:rPr>
          <w:rFonts w:ascii="Arial" w:hAnsi="Arial" w:hint="eastAsia"/>
          <w:spacing w:val="6"/>
        </w:rPr>
        <w:t>倍单个入块时间）。同时由于</w:t>
      </w:r>
      <w:r w:rsidRPr="007A5679">
        <w:rPr>
          <w:rFonts w:ascii="Arial" w:hAnsi="Arial"/>
          <w:spacing w:val="6"/>
        </w:rPr>
        <w:t xml:space="preserve">DPOS </w:t>
      </w:r>
      <w:r w:rsidRPr="007A5679">
        <w:rPr>
          <w:rFonts w:ascii="Arial" w:hAnsi="Arial" w:hint="eastAsia"/>
          <w:spacing w:val="6"/>
        </w:rPr>
        <w:t>共识是代理权益证明方式，由推选出的代理</w:t>
      </w:r>
      <w:r w:rsidR="00224951" w:rsidRPr="007A5679">
        <w:rPr>
          <w:rFonts w:ascii="Arial" w:hAnsi="Arial" w:hint="eastAsia"/>
          <w:spacing w:val="6"/>
        </w:rPr>
        <w:t>超级</w:t>
      </w:r>
      <w:r w:rsidRPr="007A5679">
        <w:rPr>
          <w:rFonts w:ascii="Arial" w:hAnsi="Arial" w:hint="eastAsia"/>
          <w:spacing w:val="6"/>
        </w:rPr>
        <w:t>节点确认交易</w:t>
      </w:r>
      <w:r w:rsidR="00224951" w:rsidRPr="007A5679">
        <w:rPr>
          <w:rFonts w:ascii="Arial" w:hAnsi="Arial" w:hint="eastAsia"/>
          <w:spacing w:val="6"/>
        </w:rPr>
        <w:t>，</w:t>
      </w:r>
      <w:r w:rsidRPr="007A5679">
        <w:rPr>
          <w:rFonts w:ascii="Arial" w:hAnsi="Arial" w:hint="eastAsia"/>
          <w:spacing w:val="6"/>
        </w:rPr>
        <w:t>合理情况下，代理</w:t>
      </w:r>
      <w:r w:rsidR="00645A3C" w:rsidRPr="007A5679">
        <w:rPr>
          <w:rFonts w:ascii="Arial" w:hAnsi="Arial" w:hint="eastAsia"/>
          <w:spacing w:val="6"/>
        </w:rPr>
        <w:t>超级</w:t>
      </w:r>
      <w:r w:rsidRPr="007A5679">
        <w:rPr>
          <w:rFonts w:ascii="Arial" w:hAnsi="Arial" w:hint="eastAsia"/>
          <w:spacing w:val="6"/>
        </w:rPr>
        <w:t>节点推选数预设为</w:t>
      </w:r>
      <w:r w:rsidRPr="007A5679">
        <w:rPr>
          <w:rFonts w:ascii="Arial" w:hAnsi="Arial"/>
          <w:spacing w:val="6"/>
        </w:rPr>
        <w:t>7</w:t>
      </w:r>
      <w:r w:rsidRPr="007A5679">
        <w:rPr>
          <w:rFonts w:ascii="Arial" w:hAnsi="Arial" w:hint="eastAsia"/>
          <w:spacing w:val="6"/>
        </w:rPr>
        <w:t>，因此理论上异常情况下的交易确认平均时间可在</w:t>
      </w:r>
      <w:r w:rsidRPr="007A5679">
        <w:rPr>
          <w:rFonts w:ascii="Arial" w:hAnsi="Arial"/>
          <w:spacing w:val="6"/>
        </w:rPr>
        <w:t>7</w:t>
      </w:r>
      <w:r w:rsidRPr="007A5679">
        <w:rPr>
          <w:rFonts w:ascii="Arial" w:hAnsi="Arial" w:hint="eastAsia"/>
          <w:spacing w:val="6"/>
        </w:rPr>
        <w:t>秒以内。</w:t>
      </w:r>
    </w:p>
    <w:p w14:paraId="39F6DD6C" w14:textId="674035D9" w:rsidR="00D1747F"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监测系统会监测链中各个模块或子系统，以保证整个链的稳定服务。同时会严格监测</w:t>
      </w:r>
      <w:r w:rsidR="0047587B" w:rsidRPr="007A5679">
        <w:rPr>
          <w:rFonts w:ascii="Arial" w:hAnsi="Arial" w:hint="eastAsia"/>
          <w:spacing w:val="6"/>
        </w:rPr>
        <w:t>超级</w:t>
      </w:r>
      <w:r w:rsidRPr="007A5679">
        <w:rPr>
          <w:rFonts w:ascii="Arial" w:hAnsi="Arial" w:hint="eastAsia"/>
          <w:spacing w:val="6"/>
        </w:rPr>
        <w:t>节点异常，或交易确认异常，如果出现异常，首先会向相关用户和负责人发布报警信息，如果异常符合预设情况，则会根据不用的设置临时禁止</w:t>
      </w:r>
      <w:r w:rsidR="0047587B" w:rsidRPr="007A5679">
        <w:rPr>
          <w:rFonts w:ascii="Arial" w:hAnsi="Arial" w:hint="eastAsia"/>
          <w:spacing w:val="6"/>
        </w:rPr>
        <w:t>超级</w:t>
      </w:r>
      <w:r w:rsidRPr="007A5679">
        <w:rPr>
          <w:rFonts w:ascii="Arial" w:hAnsi="Arial" w:hint="eastAsia"/>
          <w:spacing w:val="6"/>
        </w:rPr>
        <w:t>节点的投票和被选举权，或者通知所有有效</w:t>
      </w:r>
      <w:r w:rsidR="0047587B" w:rsidRPr="007A5679">
        <w:rPr>
          <w:rFonts w:ascii="Arial" w:hAnsi="Arial" w:hint="eastAsia"/>
          <w:spacing w:val="6"/>
        </w:rPr>
        <w:t>超级</w:t>
      </w:r>
      <w:r w:rsidRPr="007A5679">
        <w:rPr>
          <w:rFonts w:ascii="Arial" w:hAnsi="Arial" w:hint="eastAsia"/>
          <w:spacing w:val="6"/>
        </w:rPr>
        <w:t>节点发起一轮投票，判定是否异常的</w:t>
      </w:r>
      <w:r w:rsidR="0047587B" w:rsidRPr="007A5679">
        <w:rPr>
          <w:rFonts w:ascii="Arial" w:hAnsi="Arial" w:hint="eastAsia"/>
          <w:spacing w:val="6"/>
        </w:rPr>
        <w:t>超级</w:t>
      </w:r>
      <w:r w:rsidRPr="007A5679">
        <w:rPr>
          <w:rFonts w:ascii="Arial" w:hAnsi="Arial" w:hint="eastAsia"/>
          <w:spacing w:val="6"/>
        </w:rPr>
        <w:t>节点需要被踢出。</w:t>
      </w:r>
    </w:p>
    <w:p w14:paraId="42E997EF" w14:textId="6B634E14" w:rsidR="00D1747F" w:rsidRPr="007A5679" w:rsidRDefault="00D1747F" w:rsidP="004F2D44">
      <w:pPr>
        <w:spacing w:line="560" w:lineRule="exact"/>
        <w:ind w:firstLineChars="0" w:firstLine="0"/>
        <w:jc w:val="both"/>
        <w:rPr>
          <w:rFonts w:ascii="Arial" w:hAnsi="Arial"/>
          <w:spacing w:val="6"/>
        </w:rPr>
      </w:pPr>
    </w:p>
    <w:p w14:paraId="5BB734A6" w14:textId="77777777" w:rsidR="00393099" w:rsidRPr="007A5679" w:rsidRDefault="00393099" w:rsidP="004F2D44">
      <w:pPr>
        <w:spacing w:line="560" w:lineRule="exact"/>
        <w:ind w:firstLineChars="0" w:firstLine="0"/>
        <w:jc w:val="both"/>
        <w:rPr>
          <w:rFonts w:ascii="Arial" w:hAnsi="Arial"/>
          <w:spacing w:val="6"/>
        </w:rPr>
      </w:pPr>
    </w:p>
    <w:p w14:paraId="0D1E9071" w14:textId="7121C071" w:rsidR="00660485" w:rsidRPr="007A5679" w:rsidRDefault="00D967A1" w:rsidP="004F2D44">
      <w:pPr>
        <w:pStyle w:val="3"/>
        <w:spacing w:line="300" w:lineRule="auto"/>
        <w:ind w:firstLineChars="0" w:firstLine="0"/>
        <w:jc w:val="both"/>
        <w:rPr>
          <w:rFonts w:ascii="Arial" w:eastAsia="微软雅黑" w:hAnsi="Arial" w:cs="Arial"/>
          <w:spacing w:val="6"/>
        </w:rPr>
      </w:pPr>
      <w:bookmarkStart w:id="44" w:name="_Toc519696392"/>
      <w:r w:rsidRPr="007A5679">
        <w:rPr>
          <w:rFonts w:ascii="Arial" w:eastAsia="微软雅黑" w:hAnsi="Arial" w:cs="Arial"/>
          <w:spacing w:val="6"/>
        </w:rPr>
        <w:lastRenderedPageBreak/>
        <w:t xml:space="preserve">3.2 </w:t>
      </w:r>
      <w:r w:rsidR="00D1747F" w:rsidRPr="007A5679">
        <w:rPr>
          <w:rFonts w:ascii="Arial" w:eastAsia="微软雅黑" w:hAnsi="Arial" w:cs="Arial"/>
          <w:spacing w:val="6"/>
        </w:rPr>
        <w:t xml:space="preserve"> </w:t>
      </w:r>
      <w:r w:rsidR="00660485" w:rsidRPr="007A5679">
        <w:rPr>
          <w:rFonts w:ascii="Arial" w:eastAsia="微软雅黑" w:hAnsi="Arial" w:cs="Arial" w:hint="eastAsia"/>
          <w:bCs w:val="0"/>
          <w:spacing w:val="6"/>
        </w:rPr>
        <w:t>钱包体系</w:t>
      </w:r>
      <w:r w:rsidR="00ED3E4D" w:rsidRPr="00154F48">
        <w:rPr>
          <w:rFonts w:ascii="Arial" w:eastAsia="微软雅黑" w:hAnsi="Arial"/>
          <w:noProof/>
          <w:spacing w:val="6"/>
          <w:sz w:val="32"/>
          <w:szCs w:val="32"/>
        </w:rPr>
        <mc:AlternateContent>
          <mc:Choice Requires="wps">
            <w:drawing>
              <wp:anchor distT="0" distB="0" distL="114300" distR="114300" simplePos="0" relativeHeight="251724800" behindDoc="0" locked="0" layoutInCell="1" allowOverlap="1" wp14:anchorId="36E096E7" wp14:editId="3E31A694">
                <wp:simplePos x="0" y="0"/>
                <wp:positionH relativeFrom="page">
                  <wp:posOffset>7388225</wp:posOffset>
                </wp:positionH>
                <wp:positionV relativeFrom="paragraph">
                  <wp:posOffset>-353060</wp:posOffset>
                </wp:positionV>
                <wp:extent cx="172800" cy="237600"/>
                <wp:effectExtent l="0" t="0" r="0" b="0"/>
                <wp:wrapNone/>
                <wp:docPr id="226" name="矩形 226"/>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0DDF953" id="矩形 226" o:spid="_x0000_s1026" style="position:absolute;left:0;text-align:left;margin-left:581.75pt;margin-top:-27.8pt;width:13.6pt;height:18.7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Cwf5STnwIAAIUFAAAOAAAAAAAAAAAAAAAAAC4CAABk&#10;cnMvZTJvRG9jLnhtbFBLAQItABQABgAIAAAAIQBwrQ3t3wAAAA0BAAAPAAAAAAAAAAAAAAAAAPkE&#10;AABkcnMvZG93bnJldi54bWxQSwUGAAAAAAQABADzAAAABQYAAAAA&#10;" fillcolor="red" stroked="f" strokeweight="2pt">
                <w10:wrap anchorx="page"/>
              </v:rect>
            </w:pict>
          </mc:Fallback>
        </mc:AlternateContent>
      </w:r>
      <w:bookmarkEnd w:id="44"/>
    </w:p>
    <w:p w14:paraId="6897F320" w14:textId="344CD8E6" w:rsidR="00660485"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因为</w:t>
      </w:r>
      <w:r w:rsidR="00870F79" w:rsidRPr="007A5679">
        <w:rPr>
          <w:rFonts w:ascii="Arial" w:hAnsi="Arial"/>
          <w:spacing w:val="6"/>
        </w:rPr>
        <w:t>QOS</w:t>
      </w:r>
      <w:r w:rsidR="0047587B" w:rsidRPr="007A5679">
        <w:rPr>
          <w:rFonts w:ascii="Arial" w:hAnsi="Arial" w:hint="eastAsia"/>
          <w:spacing w:val="6"/>
        </w:rPr>
        <w:t>公链</w:t>
      </w:r>
      <w:r w:rsidRPr="007A5679">
        <w:rPr>
          <w:rFonts w:ascii="Arial" w:hAnsi="Arial" w:hint="eastAsia"/>
          <w:spacing w:val="6"/>
        </w:rPr>
        <w:t>采取了双链结构，需要实用性地支持商业级别的可伸缩性和隐私性。因此</w:t>
      </w:r>
      <w:r w:rsidR="00870F79" w:rsidRPr="007A5679">
        <w:rPr>
          <w:rFonts w:ascii="Arial" w:hAnsi="Arial"/>
          <w:spacing w:val="6"/>
        </w:rPr>
        <w:t>QOS</w:t>
      </w:r>
      <w:r w:rsidR="0047587B" w:rsidRPr="007A5679">
        <w:rPr>
          <w:rFonts w:ascii="Arial" w:hAnsi="Arial" w:hint="eastAsia"/>
          <w:spacing w:val="6"/>
        </w:rPr>
        <w:t>公链</w:t>
      </w:r>
      <w:r w:rsidRPr="007A5679">
        <w:rPr>
          <w:rFonts w:ascii="Arial" w:hAnsi="Arial" w:hint="eastAsia"/>
          <w:spacing w:val="6"/>
        </w:rPr>
        <w:t>的数字钱包在</w:t>
      </w:r>
      <w:r w:rsidRPr="007A5679">
        <w:rPr>
          <w:rFonts w:ascii="Arial" w:hAnsi="Arial" w:cs="Arial"/>
          <w:spacing w:val="6"/>
        </w:rPr>
        <w:t>BIP32</w:t>
      </w:r>
      <w:r w:rsidR="007B4C6F" w:rsidRPr="007A5679">
        <w:rPr>
          <w:rFonts w:ascii="Arial" w:hAnsi="Arial" w:cs="Arial" w:hint="eastAsia"/>
          <w:spacing w:val="6"/>
        </w:rPr>
        <w:t>以及</w:t>
      </w:r>
      <w:r w:rsidR="007B4C6F" w:rsidRPr="007A5679">
        <w:rPr>
          <w:rFonts w:ascii="Arial" w:hAnsi="Arial" w:cs="Arial"/>
          <w:spacing w:val="6"/>
        </w:rPr>
        <w:t>BIP</w:t>
      </w:r>
      <w:r w:rsidRPr="007A5679">
        <w:rPr>
          <w:rFonts w:ascii="Arial" w:hAnsi="Arial" w:cs="Arial"/>
          <w:spacing w:val="6"/>
        </w:rPr>
        <w:t>44</w:t>
      </w:r>
      <w:r w:rsidRPr="007A5679">
        <w:rPr>
          <w:rFonts w:ascii="Arial" w:hAnsi="Arial" w:hint="eastAsia"/>
          <w:spacing w:val="6"/>
        </w:rPr>
        <w:t>协议基础上采用了高度灵活的钱包体系设计。</w:t>
      </w:r>
    </w:p>
    <w:p w14:paraId="2856F5AF" w14:textId="2E74D5B5" w:rsidR="00660485" w:rsidRPr="007A5679" w:rsidRDefault="00660485" w:rsidP="004F2D44">
      <w:pPr>
        <w:spacing w:line="560" w:lineRule="exact"/>
        <w:ind w:firstLine="504"/>
        <w:jc w:val="both"/>
        <w:rPr>
          <w:rFonts w:ascii="Arial" w:hAnsi="Arial"/>
          <w:spacing w:val="6"/>
        </w:rPr>
      </w:pPr>
      <w:r w:rsidRPr="007A5679">
        <w:rPr>
          <w:rFonts w:ascii="Arial" w:hAnsi="Arial" w:cs="Arial"/>
          <w:spacing w:val="6"/>
        </w:rPr>
        <w:t>BIP32</w:t>
      </w:r>
      <w:r w:rsidRPr="007A5679">
        <w:rPr>
          <w:rFonts w:ascii="Arial" w:hAnsi="Arial" w:hint="eastAsia"/>
          <w:spacing w:val="6"/>
        </w:rPr>
        <w:t>协议原理图如下：</w:t>
      </w:r>
    </w:p>
    <w:p w14:paraId="53373FB1" w14:textId="77777777" w:rsidR="00AF1F77" w:rsidRPr="007A5679" w:rsidRDefault="00AF1F77" w:rsidP="004F2D44">
      <w:pPr>
        <w:spacing w:line="200" w:lineRule="exact"/>
        <w:ind w:firstLine="504"/>
        <w:jc w:val="both"/>
        <w:rPr>
          <w:rFonts w:ascii="Arial" w:hAnsi="Arial"/>
          <w:spacing w:val="6"/>
        </w:rPr>
      </w:pPr>
    </w:p>
    <w:p w14:paraId="152F58B5" w14:textId="0246E52F" w:rsidR="00D1747F" w:rsidRPr="007A5679" w:rsidRDefault="00660485" w:rsidP="00614889">
      <w:pPr>
        <w:ind w:firstLineChars="0" w:firstLine="0"/>
        <w:jc w:val="center"/>
        <w:rPr>
          <w:rFonts w:ascii="Arial" w:hAnsi="Arial"/>
          <w:spacing w:val="6"/>
          <w:sz w:val="21"/>
          <w:szCs w:val="21"/>
        </w:rPr>
      </w:pPr>
      <w:r w:rsidRPr="00154F48">
        <w:rPr>
          <w:rFonts w:ascii="Arial" w:hAnsi="Arial"/>
          <w:noProof/>
          <w:spacing w:val="6"/>
        </w:rPr>
        <w:drawing>
          <wp:inline distT="0" distB="0" distL="0" distR="0" wp14:anchorId="45EB6A62" wp14:editId="2227B34D">
            <wp:extent cx="5273040" cy="324612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3246120"/>
                    </a:xfrm>
                    <a:prstGeom prst="rect">
                      <a:avLst/>
                    </a:prstGeom>
                    <a:noFill/>
                    <a:ln>
                      <a:noFill/>
                    </a:ln>
                  </pic:spPr>
                </pic:pic>
              </a:graphicData>
            </a:graphic>
          </wp:inline>
        </w:drawing>
      </w:r>
      <w:r w:rsidR="00D1747F" w:rsidRPr="007A5679">
        <w:rPr>
          <w:rFonts w:ascii="Arial" w:hAnsi="Arial" w:hint="eastAsia"/>
          <w:spacing w:val="6"/>
          <w:sz w:val="21"/>
          <w:szCs w:val="21"/>
        </w:rPr>
        <w:t>图</w:t>
      </w:r>
      <w:r w:rsidR="00D1747F" w:rsidRPr="007A5679">
        <w:rPr>
          <w:rFonts w:ascii="Arial" w:hAnsi="Arial" w:cs="Arial"/>
          <w:spacing w:val="6"/>
          <w:sz w:val="21"/>
          <w:szCs w:val="21"/>
        </w:rPr>
        <w:t>3.1 BIP32</w:t>
      </w:r>
      <w:r w:rsidR="00D1747F" w:rsidRPr="007A5679">
        <w:rPr>
          <w:rFonts w:ascii="Arial" w:hAnsi="Arial" w:hint="eastAsia"/>
          <w:spacing w:val="6"/>
          <w:sz w:val="21"/>
          <w:szCs w:val="21"/>
        </w:rPr>
        <w:t>协议原理</w:t>
      </w:r>
    </w:p>
    <w:p w14:paraId="19455DE2" w14:textId="77777777" w:rsidR="00D1747F" w:rsidRPr="007A5679" w:rsidRDefault="00D1747F" w:rsidP="004F2D44">
      <w:pPr>
        <w:ind w:firstLineChars="0" w:firstLine="0"/>
        <w:jc w:val="both"/>
        <w:rPr>
          <w:rFonts w:ascii="Arial" w:hAnsi="Arial"/>
          <w:spacing w:val="6"/>
        </w:rPr>
      </w:pPr>
    </w:p>
    <w:p w14:paraId="6E062D78" w14:textId="60A61558" w:rsidR="00AB7E4F" w:rsidRPr="007A5679" w:rsidRDefault="00660485" w:rsidP="004F2D44">
      <w:pPr>
        <w:spacing w:line="560" w:lineRule="exact"/>
        <w:ind w:firstLine="504"/>
        <w:jc w:val="both"/>
        <w:rPr>
          <w:rFonts w:ascii="Arial" w:hAnsi="Arial"/>
          <w:spacing w:val="6"/>
        </w:rPr>
      </w:pPr>
      <w:r w:rsidRPr="007A5679">
        <w:rPr>
          <w:rFonts w:ascii="Arial" w:hAnsi="Arial" w:cs="Arial"/>
          <w:spacing w:val="6"/>
        </w:rPr>
        <w:t>QOS</w:t>
      </w:r>
      <w:r w:rsidR="00E54338" w:rsidRPr="007A5679">
        <w:rPr>
          <w:rFonts w:ascii="Arial" w:hAnsi="Arial" w:cs="Arial" w:hint="eastAsia"/>
          <w:spacing w:val="6"/>
        </w:rPr>
        <w:t>公链</w:t>
      </w:r>
      <w:r w:rsidRPr="007A5679">
        <w:rPr>
          <w:rFonts w:ascii="Arial" w:hAnsi="Arial" w:hint="eastAsia"/>
          <w:spacing w:val="6"/>
        </w:rPr>
        <w:t>钱包</w:t>
      </w:r>
      <w:r w:rsidR="00E21D27" w:rsidRPr="007A5679">
        <w:rPr>
          <w:rFonts w:ascii="Arial" w:hAnsi="Arial" w:hint="eastAsia"/>
          <w:spacing w:val="6"/>
        </w:rPr>
        <w:t>将成为</w:t>
      </w:r>
      <w:r w:rsidR="00E21D27" w:rsidRPr="007A5679">
        <w:rPr>
          <w:rFonts w:ascii="Arial" w:hAnsi="Arial"/>
          <w:spacing w:val="6"/>
        </w:rPr>
        <w:t>QOS</w:t>
      </w:r>
      <w:r w:rsidR="00E21D27" w:rsidRPr="007A5679">
        <w:rPr>
          <w:rFonts w:ascii="Arial" w:hAnsi="Arial" w:hint="eastAsia"/>
          <w:spacing w:val="6"/>
        </w:rPr>
        <w:t>的开源项目。</w:t>
      </w:r>
      <w:r w:rsidR="007B4C6F" w:rsidRPr="007A5679">
        <w:rPr>
          <w:rFonts w:ascii="Arial" w:hAnsi="Arial" w:hint="eastAsia"/>
          <w:spacing w:val="6"/>
        </w:rPr>
        <w:t>申请</w:t>
      </w:r>
      <w:r w:rsidR="00E21D27" w:rsidRPr="007A5679">
        <w:rPr>
          <w:rFonts w:ascii="Arial" w:hAnsi="Arial" w:hint="eastAsia"/>
          <w:spacing w:val="6"/>
        </w:rPr>
        <w:t>公链钱包</w:t>
      </w:r>
      <w:r w:rsidR="007B4C6F" w:rsidRPr="007A5679">
        <w:rPr>
          <w:rFonts w:ascii="Arial" w:hAnsi="Arial" w:hint="eastAsia"/>
          <w:spacing w:val="6"/>
        </w:rPr>
        <w:t>时，钱包客户端</w:t>
      </w:r>
      <w:r w:rsidRPr="007A5679">
        <w:rPr>
          <w:rFonts w:ascii="Arial" w:hAnsi="Arial" w:hint="eastAsia"/>
          <w:spacing w:val="6"/>
        </w:rPr>
        <w:t>采用</w:t>
      </w:r>
      <w:r w:rsidR="00E54338" w:rsidRPr="007A5679">
        <w:rPr>
          <w:rFonts w:ascii="Arial" w:hAnsi="Arial" w:hint="eastAsia"/>
          <w:spacing w:val="6"/>
        </w:rPr>
        <w:t>量子算法生成</w:t>
      </w:r>
      <w:r w:rsidRPr="007A5679">
        <w:rPr>
          <w:rFonts w:ascii="Arial" w:hAnsi="Arial" w:hint="eastAsia"/>
          <w:spacing w:val="6"/>
        </w:rPr>
        <w:t>真随机数</w:t>
      </w:r>
      <w:r w:rsidR="007B4C6F" w:rsidRPr="007A5679">
        <w:rPr>
          <w:rFonts w:ascii="Arial" w:hAnsi="Arial" w:hint="eastAsia"/>
          <w:spacing w:val="6"/>
        </w:rPr>
        <w:t>，并由用户自行设定产生</w:t>
      </w:r>
      <w:r w:rsidR="007B4C6F" w:rsidRPr="007A5679">
        <w:rPr>
          <w:rFonts w:ascii="Arial" w:hAnsi="Arial"/>
          <w:spacing w:val="6"/>
        </w:rPr>
        <w:t>HDWallet</w:t>
      </w:r>
      <w:r w:rsidR="007B4C6F" w:rsidRPr="007A5679">
        <w:rPr>
          <w:rFonts w:ascii="Arial" w:hAnsi="Arial" w:hint="eastAsia"/>
          <w:spacing w:val="6"/>
        </w:rPr>
        <w:t>的</w:t>
      </w:r>
      <w:r w:rsidR="00AB7E4F" w:rsidRPr="007A5679">
        <w:rPr>
          <w:rFonts w:ascii="Arial" w:hAnsi="Arial" w:hint="eastAsia"/>
          <w:spacing w:val="6"/>
        </w:rPr>
        <w:t>种子</w:t>
      </w:r>
      <w:r w:rsidR="000D1B10" w:rsidRPr="007A5679">
        <w:rPr>
          <w:rFonts w:ascii="Arial" w:hAnsi="Arial" w:hint="eastAsia"/>
          <w:spacing w:val="6"/>
        </w:rPr>
        <w:t>助记词</w:t>
      </w:r>
      <w:r w:rsidR="00AB7E4F" w:rsidRPr="007A5679">
        <w:rPr>
          <w:rFonts w:ascii="Arial" w:hAnsi="Arial" w:hint="eastAsia"/>
          <w:spacing w:val="6"/>
        </w:rPr>
        <w:t>。二者根据</w:t>
      </w:r>
      <w:r w:rsidR="00AB7E4F" w:rsidRPr="007A5679">
        <w:rPr>
          <w:rFonts w:ascii="Arial" w:hAnsi="Arial"/>
          <w:spacing w:val="6"/>
        </w:rPr>
        <w:t>BIP32</w:t>
      </w:r>
      <w:r w:rsidR="00AB7E4F" w:rsidRPr="007A5679">
        <w:rPr>
          <w:rFonts w:ascii="Arial" w:hAnsi="Arial" w:hint="eastAsia"/>
          <w:spacing w:val="6"/>
        </w:rPr>
        <w:t>以及</w:t>
      </w:r>
      <w:r w:rsidR="00AB7E4F" w:rsidRPr="007A5679">
        <w:rPr>
          <w:rFonts w:ascii="Arial" w:hAnsi="Arial"/>
          <w:spacing w:val="6"/>
        </w:rPr>
        <w:t>BIP44</w:t>
      </w:r>
      <w:r w:rsidR="00AB7E4F" w:rsidRPr="007A5679">
        <w:rPr>
          <w:rFonts w:ascii="Arial" w:hAnsi="Arial" w:hint="eastAsia"/>
          <w:spacing w:val="6"/>
        </w:rPr>
        <w:t>协议生成在</w:t>
      </w:r>
      <w:r w:rsidR="00AB7E4F" w:rsidRPr="007A5679">
        <w:rPr>
          <w:rFonts w:ascii="Arial" w:hAnsi="Arial"/>
          <w:spacing w:val="6"/>
        </w:rPr>
        <w:t>QOS</w:t>
      </w:r>
      <w:r w:rsidR="00AB7E4F" w:rsidRPr="007A5679">
        <w:rPr>
          <w:rFonts w:ascii="Arial" w:hAnsi="Arial" w:hint="eastAsia"/>
          <w:spacing w:val="6"/>
        </w:rPr>
        <w:t>公链上使用的地址。</w:t>
      </w:r>
      <w:r w:rsidR="001D2672" w:rsidRPr="007A5679">
        <w:rPr>
          <w:rFonts w:ascii="Arial" w:hAnsi="Arial" w:hint="eastAsia"/>
          <w:spacing w:val="6"/>
        </w:rPr>
        <w:t>用户地址将注册在</w:t>
      </w:r>
      <w:r w:rsidR="001D2672" w:rsidRPr="007A5679">
        <w:rPr>
          <w:rFonts w:ascii="Arial" w:hAnsi="Arial" w:cs="Arial"/>
          <w:spacing w:val="6"/>
        </w:rPr>
        <w:t>QOS</w:t>
      </w:r>
      <w:r w:rsidR="001D2672" w:rsidRPr="007A5679">
        <w:rPr>
          <w:rFonts w:ascii="Arial" w:hAnsi="Arial" w:hint="eastAsia"/>
          <w:spacing w:val="6"/>
        </w:rPr>
        <w:t>公链上，作为用户身份的唯一标识。</w:t>
      </w:r>
    </w:p>
    <w:p w14:paraId="6A45F1DB" w14:textId="58246CF9" w:rsidR="00660485" w:rsidRPr="007A5679" w:rsidRDefault="00AB7E4F" w:rsidP="004F2D44">
      <w:pPr>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公链钱包不保存用户私钥。在项目初期，用户自行</w:t>
      </w:r>
      <w:r w:rsidR="00C6211B" w:rsidRPr="007A5679">
        <w:rPr>
          <w:rFonts w:ascii="Arial" w:hAnsi="Arial" w:hint="eastAsia"/>
          <w:spacing w:val="6"/>
        </w:rPr>
        <w:t>分别</w:t>
      </w:r>
      <w:r w:rsidR="00B62780" w:rsidRPr="007A5679">
        <w:rPr>
          <w:rFonts w:ascii="Arial" w:hAnsi="Arial" w:hint="eastAsia"/>
          <w:spacing w:val="6"/>
        </w:rPr>
        <w:t>保存</w:t>
      </w:r>
      <w:r w:rsidRPr="007A5679">
        <w:rPr>
          <w:rFonts w:ascii="Arial" w:hAnsi="Arial" w:hint="eastAsia"/>
          <w:spacing w:val="6"/>
        </w:rPr>
        <w:t>真随机数和种子助记词</w:t>
      </w:r>
      <w:r w:rsidR="00660485" w:rsidRPr="007A5679">
        <w:rPr>
          <w:rFonts w:ascii="Arial" w:hAnsi="Arial" w:hint="eastAsia"/>
          <w:spacing w:val="6"/>
        </w:rPr>
        <w:t>。</w:t>
      </w:r>
      <w:r w:rsidR="00E54338" w:rsidRPr="007A5679" w:rsidDel="00E54338">
        <w:rPr>
          <w:rFonts w:ascii="Arial" w:hAnsi="Arial"/>
          <w:spacing w:val="6"/>
        </w:rPr>
        <w:t xml:space="preserve"> </w:t>
      </w:r>
      <w:r w:rsidR="008050F9" w:rsidRPr="007A5679">
        <w:rPr>
          <w:rFonts w:ascii="Arial" w:hAnsi="Arial" w:hint="eastAsia"/>
          <w:spacing w:val="6"/>
        </w:rPr>
        <w:t>钱包</w:t>
      </w:r>
      <w:r w:rsidRPr="007A5679">
        <w:rPr>
          <w:rFonts w:ascii="Arial" w:hAnsi="Arial" w:hint="eastAsia"/>
          <w:spacing w:val="6"/>
        </w:rPr>
        <w:t>进行交易签名时，</w:t>
      </w:r>
      <w:r w:rsidR="008050F9" w:rsidRPr="007A5679">
        <w:rPr>
          <w:rFonts w:ascii="Arial" w:hAnsi="Arial" w:hint="eastAsia"/>
          <w:spacing w:val="6"/>
        </w:rPr>
        <w:t>通过</w:t>
      </w:r>
      <w:r w:rsidRPr="007A5679">
        <w:rPr>
          <w:rFonts w:ascii="Arial" w:hAnsi="Arial" w:hint="eastAsia"/>
          <w:spacing w:val="6"/>
        </w:rPr>
        <w:t>加密通道获取真随机数和种子助记词，一次性计算出私钥，完成签署。</w:t>
      </w:r>
    </w:p>
    <w:p w14:paraId="6F99CB07" w14:textId="156B730A" w:rsidR="00AB7E4F" w:rsidRPr="007A5679" w:rsidRDefault="00660485" w:rsidP="004F2D44">
      <w:pPr>
        <w:spacing w:line="560" w:lineRule="exact"/>
        <w:ind w:firstLine="504"/>
        <w:jc w:val="both"/>
        <w:rPr>
          <w:rFonts w:ascii="Arial" w:hAnsi="Arial"/>
          <w:spacing w:val="6"/>
        </w:rPr>
      </w:pPr>
      <w:r w:rsidRPr="007A5679">
        <w:rPr>
          <w:rFonts w:ascii="Arial" w:hAnsi="Arial" w:hint="eastAsia"/>
          <w:spacing w:val="6"/>
        </w:rPr>
        <w:t>用户在</w:t>
      </w:r>
      <w:r w:rsidRPr="007A5679">
        <w:rPr>
          <w:rFonts w:ascii="Arial" w:hAnsi="Arial" w:cs="Arial"/>
          <w:spacing w:val="6"/>
        </w:rPr>
        <w:t>QSC</w:t>
      </w:r>
      <w:r w:rsidR="00A5651B" w:rsidRPr="007A5679">
        <w:rPr>
          <w:rFonts w:ascii="Arial" w:hAnsi="Arial" w:hint="eastAsia"/>
          <w:spacing w:val="6"/>
        </w:rPr>
        <w:t>业务链上</w:t>
      </w:r>
      <w:r w:rsidRPr="007A5679">
        <w:rPr>
          <w:rFonts w:ascii="Arial" w:hAnsi="Arial" w:hint="eastAsia"/>
          <w:spacing w:val="6"/>
        </w:rPr>
        <w:t>开展业务时，</w:t>
      </w:r>
      <w:r w:rsidR="00AB7E4F" w:rsidRPr="007A5679">
        <w:rPr>
          <w:rFonts w:ascii="Arial" w:hAnsi="Arial" w:hint="eastAsia"/>
          <w:spacing w:val="6"/>
        </w:rPr>
        <w:t>统一使用</w:t>
      </w:r>
      <w:r w:rsidR="00AB7E4F" w:rsidRPr="007A5679">
        <w:rPr>
          <w:rFonts w:ascii="Arial" w:hAnsi="Arial"/>
          <w:spacing w:val="6"/>
        </w:rPr>
        <w:t>QOS</w:t>
      </w:r>
      <w:r w:rsidR="00AB7E4F" w:rsidRPr="007A5679">
        <w:rPr>
          <w:rFonts w:ascii="Arial" w:hAnsi="Arial" w:hint="eastAsia"/>
          <w:spacing w:val="6"/>
        </w:rPr>
        <w:t>公链钱包，根据</w:t>
      </w:r>
      <w:r w:rsidR="00AB7E4F" w:rsidRPr="007A5679">
        <w:rPr>
          <w:rFonts w:ascii="Arial" w:hAnsi="Arial"/>
          <w:spacing w:val="6"/>
        </w:rPr>
        <w:t>BIP44</w:t>
      </w:r>
      <w:r w:rsidR="00393099" w:rsidRPr="00154F48">
        <w:rPr>
          <w:rFonts w:ascii="Arial" w:hAnsi="Arial"/>
          <w:noProof/>
          <w:spacing w:val="6"/>
          <w:sz w:val="32"/>
          <w:szCs w:val="32"/>
        </w:rPr>
        <w:lastRenderedPageBreak/>
        <mc:AlternateContent>
          <mc:Choice Requires="wps">
            <w:drawing>
              <wp:anchor distT="0" distB="0" distL="114300" distR="114300" simplePos="0" relativeHeight="251726848" behindDoc="0" locked="0" layoutInCell="1" allowOverlap="1" wp14:anchorId="023B96E8" wp14:editId="30D7AA7A">
                <wp:simplePos x="0" y="0"/>
                <wp:positionH relativeFrom="page">
                  <wp:posOffset>7388225</wp:posOffset>
                </wp:positionH>
                <wp:positionV relativeFrom="paragraph">
                  <wp:posOffset>-353060</wp:posOffset>
                </wp:positionV>
                <wp:extent cx="172800" cy="237600"/>
                <wp:effectExtent l="0" t="0" r="0" b="0"/>
                <wp:wrapNone/>
                <wp:docPr id="227" name="矩形 227"/>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DF7C7FC" id="矩形 227" o:spid="_x0000_s1026" style="position:absolute;left:0;text-align:left;margin-left:581.75pt;margin-top:-27.8pt;width:13.6pt;height:18.7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CCBniBnwIAAIUFAAAOAAAAAAAAAAAAAAAAAC4CAABk&#10;cnMvZTJvRG9jLnhtbFBLAQItABQABgAIAAAAIQBwrQ3t3wAAAA0BAAAPAAAAAAAAAAAAAAAAAPkE&#10;AABkcnMvZG93bnJldi54bWxQSwUGAAAAAAQABADzAAAABQYAAAAA&#10;" fillcolor="red" stroked="f" strokeweight="2pt">
                <w10:wrap anchorx="page"/>
              </v:rect>
            </w:pict>
          </mc:Fallback>
        </mc:AlternateContent>
      </w:r>
      <w:r w:rsidR="00AB7E4F" w:rsidRPr="007A5679">
        <w:rPr>
          <w:rFonts w:ascii="Arial" w:hAnsi="Arial" w:hint="eastAsia"/>
          <w:spacing w:val="6"/>
        </w:rPr>
        <w:t>协议生成在业务链上的地址和相应签署私钥，流程同上所述</w:t>
      </w:r>
      <w:r w:rsidRPr="007A5679">
        <w:rPr>
          <w:rFonts w:ascii="Arial" w:hAnsi="Arial" w:hint="eastAsia"/>
          <w:spacing w:val="6"/>
        </w:rPr>
        <w:t>。</w:t>
      </w:r>
    </w:p>
    <w:p w14:paraId="4BA25A21" w14:textId="7FEF6D09" w:rsidR="009D16E7" w:rsidRPr="007A5679" w:rsidRDefault="009D16E7" w:rsidP="009D16E7">
      <w:pPr>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公链钱包将适时推出硬件钱包，以解决私钥的安全存储问题。</w:t>
      </w:r>
      <w:r w:rsidRPr="007A5679">
        <w:rPr>
          <w:rFonts w:ascii="Arial" w:hAnsi="Arial"/>
          <w:spacing w:val="6"/>
        </w:rPr>
        <w:t>QOS</w:t>
      </w:r>
      <w:r w:rsidRPr="007A5679">
        <w:rPr>
          <w:rFonts w:ascii="Arial" w:hAnsi="Arial" w:hint="eastAsia"/>
          <w:spacing w:val="6"/>
        </w:rPr>
        <w:t>公链钱包整体结构如下图所示。</w:t>
      </w:r>
    </w:p>
    <w:p w14:paraId="7B45DA99" w14:textId="41C282DA" w:rsidR="00393099" w:rsidRPr="007A5679" w:rsidRDefault="00393099" w:rsidP="00795581">
      <w:pPr>
        <w:spacing w:line="200" w:lineRule="exact"/>
        <w:ind w:firstLine="504"/>
        <w:jc w:val="both"/>
        <w:rPr>
          <w:rFonts w:ascii="Arial" w:hAnsi="Arial"/>
          <w:spacing w:val="6"/>
        </w:rPr>
      </w:pPr>
    </w:p>
    <w:p w14:paraId="2A16B73D" w14:textId="4CB92DFC" w:rsidR="00660485" w:rsidRPr="007A5679" w:rsidRDefault="003B376B" w:rsidP="00614889">
      <w:pPr>
        <w:ind w:firstLineChars="0" w:firstLine="0"/>
        <w:jc w:val="center"/>
        <w:rPr>
          <w:rFonts w:ascii="Arial" w:hAnsi="Arial"/>
          <w:noProof/>
          <w:spacing w:val="6"/>
        </w:rPr>
      </w:pPr>
      <w:r w:rsidRPr="00154F48">
        <w:rPr>
          <w:rFonts w:ascii="Arial" w:hAnsi="Arial" w:cs="Arial"/>
          <w:noProof/>
          <w:spacing w:val="6"/>
        </w:rPr>
        <w:drawing>
          <wp:inline distT="0" distB="0" distL="0" distR="0" wp14:anchorId="2A64A261" wp14:editId="763960AA">
            <wp:extent cx="4777225" cy="2777963"/>
            <wp:effectExtent l="0" t="0" r="4445"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94230" cy="2787851"/>
                    </a:xfrm>
                    <a:prstGeom prst="rect">
                      <a:avLst/>
                    </a:prstGeom>
                    <a:noFill/>
                  </pic:spPr>
                </pic:pic>
              </a:graphicData>
            </a:graphic>
          </wp:inline>
        </w:drawing>
      </w:r>
      <w:r w:rsidR="009D16E7" w:rsidRPr="007A5679" w:rsidDel="00AB7E4F">
        <w:rPr>
          <w:rFonts w:ascii="Arial" w:hAnsi="Arial" w:cs="Arial"/>
          <w:spacing w:val="6"/>
        </w:rPr>
        <w:t xml:space="preserve"> </w:t>
      </w:r>
    </w:p>
    <w:p w14:paraId="795F69DA" w14:textId="66B27186" w:rsidR="00D1747F" w:rsidRPr="007A5679" w:rsidRDefault="00D1747F" w:rsidP="00614889">
      <w:pPr>
        <w:pStyle w:val="a6"/>
        <w:ind w:firstLineChars="0" w:firstLine="0"/>
        <w:jc w:val="center"/>
        <w:rPr>
          <w:rFonts w:ascii="Arial" w:eastAsia="微软雅黑" w:hAnsi="Arial"/>
          <w:spacing w:val="6"/>
          <w:sz w:val="21"/>
          <w:szCs w:val="21"/>
        </w:rPr>
      </w:pPr>
      <w:r w:rsidRPr="007A5679">
        <w:rPr>
          <w:rFonts w:ascii="Arial" w:eastAsia="微软雅黑" w:hAnsi="Arial" w:hint="eastAsia"/>
          <w:spacing w:val="6"/>
          <w:sz w:val="21"/>
          <w:szCs w:val="21"/>
        </w:rPr>
        <w:t>图</w:t>
      </w:r>
      <w:r w:rsidRPr="007A5679">
        <w:rPr>
          <w:rFonts w:ascii="Arial" w:eastAsia="微软雅黑" w:hAnsi="Arial" w:cs="Arial"/>
          <w:spacing w:val="6"/>
          <w:sz w:val="21"/>
          <w:szCs w:val="21"/>
        </w:rPr>
        <w:t xml:space="preserve">3.2 </w:t>
      </w:r>
      <w:ins w:id="45" w:author="周海京" w:date="2018-07-18T17:20:00Z">
        <w:r w:rsidR="00A00649">
          <w:rPr>
            <w:rFonts w:ascii="Arial" w:eastAsia="微软雅黑" w:hAnsi="Arial" w:cs="Arial"/>
            <w:spacing w:val="6"/>
            <w:sz w:val="21"/>
            <w:szCs w:val="21"/>
          </w:rPr>
          <w:t>QOS</w:t>
        </w:r>
        <w:r w:rsidR="00A00649">
          <w:rPr>
            <w:rFonts w:ascii="Arial" w:eastAsia="微软雅黑" w:hAnsi="Arial" w:cs="Arial" w:hint="eastAsia"/>
            <w:spacing w:val="6"/>
            <w:sz w:val="21"/>
            <w:szCs w:val="21"/>
          </w:rPr>
          <w:t>公链</w:t>
        </w:r>
      </w:ins>
      <w:r w:rsidRPr="007A5679">
        <w:rPr>
          <w:rFonts w:ascii="Arial" w:eastAsia="微软雅黑" w:hAnsi="Arial" w:hint="eastAsia"/>
          <w:spacing w:val="6"/>
          <w:sz w:val="21"/>
          <w:szCs w:val="21"/>
        </w:rPr>
        <w:t>用户</w:t>
      </w:r>
      <w:r w:rsidR="005F08A1" w:rsidRPr="007A5679">
        <w:rPr>
          <w:rFonts w:ascii="Arial" w:eastAsia="微软雅黑" w:hAnsi="Arial" w:hint="eastAsia"/>
          <w:spacing w:val="6"/>
          <w:sz w:val="21"/>
          <w:szCs w:val="21"/>
        </w:rPr>
        <w:t>钱包</w:t>
      </w:r>
      <w:r w:rsidRPr="007A5679">
        <w:rPr>
          <w:rFonts w:ascii="Arial" w:eastAsia="微软雅黑" w:hAnsi="Arial" w:hint="eastAsia"/>
          <w:spacing w:val="6"/>
          <w:sz w:val="21"/>
          <w:szCs w:val="21"/>
        </w:rPr>
        <w:t>整体结构图</w:t>
      </w:r>
    </w:p>
    <w:p w14:paraId="63C43FF6" w14:textId="1252ACF6" w:rsidR="00393099" w:rsidRPr="00795581" w:rsidRDefault="00393099" w:rsidP="00795581">
      <w:pPr>
        <w:spacing w:line="560" w:lineRule="exact"/>
        <w:ind w:firstLine="504"/>
        <w:rPr>
          <w:rFonts w:ascii="Arial" w:hAnsi="Arial"/>
          <w:spacing w:val="6"/>
        </w:rPr>
      </w:pPr>
    </w:p>
    <w:p w14:paraId="7625723C" w14:textId="56878DDB" w:rsidR="00B12768" w:rsidRPr="007A5679" w:rsidRDefault="00B12768" w:rsidP="004F2D44">
      <w:pPr>
        <w:pStyle w:val="3"/>
        <w:spacing w:line="300" w:lineRule="auto"/>
        <w:ind w:firstLineChars="0" w:firstLine="0"/>
        <w:jc w:val="both"/>
        <w:rPr>
          <w:rFonts w:ascii="Arial" w:eastAsia="微软雅黑" w:hAnsi="Arial" w:cs="Arial"/>
          <w:spacing w:val="6"/>
        </w:rPr>
      </w:pPr>
      <w:bookmarkStart w:id="46" w:name="_Toc519696393"/>
      <w:r w:rsidRPr="007A5679">
        <w:rPr>
          <w:rFonts w:ascii="Arial" w:eastAsia="微软雅黑" w:hAnsi="Arial" w:cs="Arial"/>
          <w:spacing w:val="6"/>
        </w:rPr>
        <w:t>3.</w:t>
      </w:r>
      <w:r w:rsidR="00E80170" w:rsidRPr="007A5679">
        <w:rPr>
          <w:rFonts w:ascii="Arial" w:eastAsia="微软雅黑" w:hAnsi="Arial" w:cs="Arial"/>
          <w:spacing w:val="6"/>
        </w:rPr>
        <w:t>3</w:t>
      </w:r>
      <w:r w:rsidRPr="007A5679">
        <w:rPr>
          <w:rFonts w:ascii="Arial" w:eastAsia="微软雅黑" w:hAnsi="Arial" w:cs="Arial"/>
          <w:spacing w:val="6"/>
        </w:rPr>
        <w:t xml:space="preserve">  </w:t>
      </w:r>
      <w:r w:rsidRPr="007A5679">
        <w:rPr>
          <w:rFonts w:ascii="Arial" w:eastAsia="微软雅黑" w:hAnsi="Arial" w:cs="Arial" w:hint="eastAsia"/>
          <w:spacing w:val="6"/>
        </w:rPr>
        <w:t>统一身份认证</w:t>
      </w:r>
      <w:bookmarkEnd w:id="46"/>
    </w:p>
    <w:p w14:paraId="42445C84" w14:textId="54BDB0BC" w:rsidR="00B12768" w:rsidRPr="007A5679" w:rsidRDefault="00B12768" w:rsidP="004F2D44">
      <w:pPr>
        <w:spacing w:line="560" w:lineRule="exact"/>
        <w:ind w:firstLine="504"/>
        <w:jc w:val="both"/>
        <w:rPr>
          <w:rFonts w:ascii="Arial" w:hAnsi="Arial"/>
          <w:spacing w:val="6"/>
        </w:rPr>
      </w:pPr>
      <w:r w:rsidRPr="007A5679">
        <w:rPr>
          <w:rFonts w:ascii="Arial" w:hAnsi="Arial" w:hint="eastAsia"/>
          <w:spacing w:val="6"/>
        </w:rPr>
        <w:t>一般而言，公民身份往往意指以用户生物学识别特征为基础，以政府认证的身份识别数据为依据，对个人的标识。随着越来越多的社会活动和经济活动从线下向线上的转移，利用虚拟身份进行欺诈的案件越来越多，多平台身份的打通越来越成为业界的关注点。</w:t>
      </w:r>
    </w:p>
    <w:p w14:paraId="539E0A32" w14:textId="7062B357"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认为身份不仅仅只是标识，而具有广义的内涵，在</w:t>
      </w:r>
      <w:r w:rsidRPr="007A5679">
        <w:rPr>
          <w:rFonts w:ascii="Arial" w:hAnsi="Arial"/>
          <w:spacing w:val="6"/>
        </w:rPr>
        <w:t>QOS</w:t>
      </w:r>
      <w:r w:rsidRPr="007A5679">
        <w:rPr>
          <w:rFonts w:ascii="Arial" w:hAnsi="Arial" w:hint="eastAsia"/>
          <w:spacing w:val="6"/>
        </w:rPr>
        <w:t>社区内，身份包含着</w:t>
      </w:r>
      <w:r w:rsidR="005A57B2" w:rsidRPr="007A5679">
        <w:rPr>
          <w:rFonts w:ascii="Arial" w:hAnsi="Arial" w:hint="eastAsia"/>
          <w:spacing w:val="6"/>
        </w:rPr>
        <w:t>多重</w:t>
      </w:r>
      <w:r w:rsidRPr="007A5679">
        <w:rPr>
          <w:rFonts w:ascii="Arial" w:hAnsi="Arial" w:hint="eastAsia"/>
          <w:spacing w:val="6"/>
        </w:rPr>
        <w:t>的含义，例如：</w:t>
      </w:r>
    </w:p>
    <w:p w14:paraId="70F9FC9F" w14:textId="393B7077"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1</w:t>
      </w:r>
      <w:r w:rsidRPr="007A5679">
        <w:rPr>
          <w:rFonts w:ascii="Arial" w:hAnsi="Arial" w:hint="eastAsia"/>
          <w:spacing w:val="6"/>
        </w:rPr>
        <w:t>、一定情境下的唯一标识，例如在国际社会上的护照、中国境内的身份证、某一个网络社区上的</w:t>
      </w:r>
      <w:r w:rsidRPr="007A5679">
        <w:rPr>
          <w:rFonts w:ascii="Arial" w:hAnsi="Arial"/>
          <w:spacing w:val="6"/>
        </w:rPr>
        <w:t>ID</w:t>
      </w:r>
      <w:r w:rsidRPr="007A5679">
        <w:rPr>
          <w:rFonts w:ascii="Arial" w:hAnsi="Arial" w:hint="eastAsia"/>
          <w:spacing w:val="6"/>
        </w:rPr>
        <w:t>，这些标识</w:t>
      </w:r>
      <w:del w:id="47" w:author="Windows 用户" w:date="2018-07-19T09:52:00Z">
        <w:r w:rsidRPr="007A5679" w:rsidDel="00227FAC">
          <w:rPr>
            <w:rFonts w:ascii="Arial" w:hAnsi="Arial" w:hint="eastAsia"/>
            <w:spacing w:val="6"/>
          </w:rPr>
          <w:delText>处于</w:delText>
        </w:r>
      </w:del>
      <w:ins w:id="48" w:author="Windows 用户" w:date="2018-07-19T09:52:00Z">
        <w:r w:rsidR="00227FAC">
          <w:rPr>
            <w:rFonts w:ascii="Arial" w:hAnsi="Arial" w:hint="eastAsia"/>
            <w:spacing w:val="6"/>
          </w:rPr>
          <w:t>出于</w:t>
        </w:r>
      </w:ins>
      <w:r w:rsidRPr="007A5679">
        <w:rPr>
          <w:rFonts w:ascii="Arial" w:hAnsi="Arial" w:hint="eastAsia"/>
          <w:spacing w:val="6"/>
        </w:rPr>
        <w:t>技术、政治、商业等原因往往很难跨情景打通。</w:t>
      </w:r>
    </w:p>
    <w:p w14:paraId="415D6582" w14:textId="29535C56" w:rsidR="00B12768" w:rsidRPr="007A5679" w:rsidRDefault="00393099" w:rsidP="004F2D44">
      <w:pPr>
        <w:spacing w:line="560" w:lineRule="exact"/>
        <w:ind w:firstLine="640"/>
        <w:jc w:val="both"/>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71904" behindDoc="0" locked="0" layoutInCell="1" allowOverlap="1" wp14:anchorId="159C68C0" wp14:editId="74A49415">
                <wp:simplePos x="0" y="0"/>
                <wp:positionH relativeFrom="page">
                  <wp:posOffset>7388225</wp:posOffset>
                </wp:positionH>
                <wp:positionV relativeFrom="paragraph">
                  <wp:posOffset>-353060</wp:posOffset>
                </wp:positionV>
                <wp:extent cx="172800" cy="237600"/>
                <wp:effectExtent l="0" t="0" r="0" b="0"/>
                <wp:wrapNone/>
                <wp:docPr id="13" name="矩形 13"/>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1C645FF" id="矩形 13" o:spid="_x0000_s1026" style="position:absolute;left:0;text-align:left;margin-left:581.75pt;margin-top:-27.8pt;width:13.6pt;height:18.7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" fillcolor="red" stroked="f" strokeweight="2pt">
                <w10:wrap anchorx="page"/>
              </v:rect>
            </w:pict>
          </mc:Fallback>
        </mc:AlternateContent>
      </w:r>
      <w:r w:rsidR="00B12768" w:rsidRPr="007A5679">
        <w:rPr>
          <w:rFonts w:ascii="Arial" w:hAnsi="Arial"/>
          <w:spacing w:val="6"/>
        </w:rPr>
        <w:t>2</w:t>
      </w:r>
      <w:r w:rsidR="00B12768" w:rsidRPr="007A5679">
        <w:rPr>
          <w:rFonts w:ascii="Arial" w:hAnsi="Arial" w:hint="eastAsia"/>
          <w:spacing w:val="6"/>
        </w:rPr>
        <w:t>、地域、种族、宗教、信仰概念，例如区块链从业者经由一种分布式、去中心化的社区理想而走到一起。</w:t>
      </w:r>
    </w:p>
    <w:p w14:paraId="370C0EE8" w14:textId="77777777"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3</w:t>
      </w:r>
      <w:r w:rsidRPr="007A5679">
        <w:rPr>
          <w:rFonts w:ascii="Arial" w:hAnsi="Arial" w:hint="eastAsia"/>
          <w:spacing w:val="6"/>
        </w:rPr>
        <w:t>、社会角色和定位，例如雇员和雇主、父子、同事等，与他人存在的某种关系成就了公民的某个身份。</w:t>
      </w:r>
    </w:p>
    <w:p w14:paraId="64A4BC96" w14:textId="77777777"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4</w:t>
      </w:r>
      <w:r w:rsidRPr="007A5679">
        <w:rPr>
          <w:rFonts w:ascii="Arial" w:hAnsi="Arial" w:hint="eastAsia"/>
          <w:spacing w:val="6"/>
        </w:rPr>
        <w:t>、能力，无论是经济能力、消费能力、身体能力也是身份的一种，奥运冠军就是一种荣耀的身份象征。</w:t>
      </w:r>
    </w:p>
    <w:p w14:paraId="1EE3AC52" w14:textId="77777777"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5</w:t>
      </w:r>
      <w:r w:rsidRPr="007A5679">
        <w:rPr>
          <w:rFonts w:ascii="Arial" w:hAnsi="Arial" w:hint="eastAsia"/>
          <w:spacing w:val="6"/>
        </w:rPr>
        <w:t>、信用，信用无疑是公民的重要身份之一，经由个体的历史借贷情况、履约情况得到体现。</w:t>
      </w:r>
    </w:p>
    <w:p w14:paraId="1F5699DC" w14:textId="35F358A7"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6</w:t>
      </w:r>
      <w:r w:rsidRPr="007A5679">
        <w:rPr>
          <w:rFonts w:ascii="Arial" w:hAnsi="Arial" w:hint="eastAsia"/>
          <w:spacing w:val="6"/>
        </w:rPr>
        <w:t>、爱好，由爱好促成的社群往往持久而有生命力，个体对于基于爱好产生的社群往往具备更强的归属感，而形成独特的身份特征。</w:t>
      </w:r>
    </w:p>
    <w:p w14:paraId="58595F1E" w14:textId="7EFA9C7F" w:rsidR="00B12768" w:rsidRPr="007A5679" w:rsidRDefault="00B12768" w:rsidP="004F2D44">
      <w:pPr>
        <w:spacing w:line="200" w:lineRule="exact"/>
        <w:ind w:firstLine="504"/>
        <w:jc w:val="both"/>
        <w:rPr>
          <w:rFonts w:ascii="Arial" w:hAnsi="Arial"/>
          <w:spacing w:val="6"/>
        </w:rPr>
      </w:pPr>
    </w:p>
    <w:p w14:paraId="77A2E5B3" w14:textId="44F61388" w:rsidR="00B12768" w:rsidRPr="007A5679" w:rsidRDefault="00B12768" w:rsidP="00614889">
      <w:pPr>
        <w:ind w:firstLineChars="0" w:firstLine="0"/>
        <w:jc w:val="center"/>
        <w:rPr>
          <w:rFonts w:ascii="Arial" w:hAnsi="Arial"/>
          <w:noProof/>
          <w:spacing w:val="6"/>
        </w:rPr>
      </w:pPr>
      <w:r w:rsidRPr="00154F48">
        <w:rPr>
          <w:rFonts w:ascii="Arial" w:hAnsi="Arial"/>
          <w:noProof/>
          <w:spacing w:val="6"/>
        </w:rPr>
        <w:drawing>
          <wp:inline distT="0" distB="0" distL="0" distR="0" wp14:anchorId="3069017B" wp14:editId="72A27B55">
            <wp:extent cx="4229100" cy="230811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1178" cy="2325619"/>
                    </a:xfrm>
                    <a:prstGeom prst="rect">
                      <a:avLst/>
                    </a:prstGeom>
                    <a:noFill/>
                  </pic:spPr>
                </pic:pic>
              </a:graphicData>
            </a:graphic>
          </wp:inline>
        </w:drawing>
      </w:r>
    </w:p>
    <w:p w14:paraId="3F530222" w14:textId="62D9CBCE" w:rsidR="00B12768" w:rsidRPr="007A5679" w:rsidRDefault="00B12768" w:rsidP="00614889">
      <w:pPr>
        <w:pStyle w:val="a6"/>
        <w:ind w:firstLineChars="0" w:firstLine="0"/>
        <w:jc w:val="center"/>
        <w:rPr>
          <w:rFonts w:ascii="Arial" w:eastAsia="微软雅黑" w:hAnsi="Arial" w:cs="Arial"/>
          <w:spacing w:val="6"/>
          <w:sz w:val="21"/>
          <w:szCs w:val="21"/>
        </w:rPr>
      </w:pPr>
      <w:r w:rsidRPr="007A5679">
        <w:rPr>
          <w:rFonts w:ascii="Arial" w:eastAsia="微软雅黑" w:hAnsi="Arial" w:hint="eastAsia"/>
          <w:spacing w:val="6"/>
          <w:sz w:val="21"/>
          <w:szCs w:val="21"/>
        </w:rPr>
        <w:t>图</w:t>
      </w:r>
      <w:r w:rsidR="00711B23" w:rsidRPr="007A5679">
        <w:rPr>
          <w:rFonts w:ascii="Arial" w:eastAsia="微软雅黑" w:hAnsi="Arial" w:cs="Arial"/>
          <w:spacing w:val="6"/>
          <w:sz w:val="21"/>
          <w:szCs w:val="21"/>
        </w:rPr>
        <w:t>3.3</w:t>
      </w:r>
      <w:r w:rsidRPr="007A5679">
        <w:rPr>
          <w:rFonts w:ascii="Arial" w:eastAsia="微软雅黑" w:hAnsi="Arial" w:cs="Arial"/>
          <w:spacing w:val="6"/>
          <w:sz w:val="21"/>
          <w:szCs w:val="21"/>
        </w:rPr>
        <w:t xml:space="preserve"> </w:t>
      </w:r>
      <w:r w:rsidRPr="007A5679">
        <w:rPr>
          <w:rFonts w:ascii="Arial" w:eastAsia="微软雅黑" w:hAnsi="Arial" w:cs="Arial" w:hint="eastAsia"/>
          <w:spacing w:val="6"/>
          <w:sz w:val="21"/>
          <w:szCs w:val="21"/>
        </w:rPr>
        <w:t>广义身份</w:t>
      </w:r>
    </w:p>
    <w:p w14:paraId="6E85A0CD" w14:textId="108B7F77" w:rsidR="00B12768" w:rsidRPr="007A5679" w:rsidRDefault="00B12768" w:rsidP="004F2D44">
      <w:pPr>
        <w:ind w:firstLine="504"/>
        <w:jc w:val="both"/>
        <w:rPr>
          <w:rFonts w:ascii="Arial" w:hAnsi="Arial"/>
          <w:spacing w:val="6"/>
        </w:rPr>
      </w:pPr>
    </w:p>
    <w:p w14:paraId="1776B922" w14:textId="48D555FE"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将以上体现公民各个不同维度识别特征的综合定义为广义身份，广义身份跨越国别、语言、互联网，成为每一个个体的唯一标识。</w:t>
      </w:r>
    </w:p>
    <w:p w14:paraId="40A90D1E" w14:textId="0E2DBB7E"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作为通用的企业级应用社区，让无数个场景服务商、数据服务商、钱包服务商、交易所等等基于统一的底层平台向社区公民提供服务，有望形成一个统一身份认证，公民自治，身份信息全面、准确、可控，价值万亿美元以上的社区经济体。</w:t>
      </w:r>
    </w:p>
    <w:bookmarkStart w:id="49" w:name="_Toc519696394"/>
    <w:p w14:paraId="6FDE5157" w14:textId="620F2680" w:rsidR="00660485" w:rsidRPr="007A5679" w:rsidRDefault="00393099" w:rsidP="004F2D44">
      <w:pPr>
        <w:pStyle w:val="3"/>
        <w:spacing w:line="300" w:lineRule="auto"/>
        <w:ind w:firstLineChars="0" w:firstLine="0"/>
        <w:jc w:val="both"/>
        <w:rPr>
          <w:rFonts w:ascii="Arial" w:eastAsia="微软雅黑" w:hAnsi="Arial" w:cs="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73952" behindDoc="0" locked="0" layoutInCell="1" allowOverlap="1" wp14:anchorId="5DBF40FE" wp14:editId="682A9D89">
                <wp:simplePos x="0" y="0"/>
                <wp:positionH relativeFrom="page">
                  <wp:posOffset>7388225</wp:posOffset>
                </wp:positionH>
                <wp:positionV relativeFrom="paragraph">
                  <wp:posOffset>-353060</wp:posOffset>
                </wp:positionV>
                <wp:extent cx="172800" cy="237600"/>
                <wp:effectExtent l="0" t="0" r="0" b="0"/>
                <wp:wrapNone/>
                <wp:docPr id="27" name="矩形 27"/>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75AB278" id="矩形 27" o:spid="_x0000_s1026" style="position:absolute;left:0;text-align:left;margin-left:581.75pt;margin-top:-27.8pt;width:13.6pt;height:18.7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HGtD7meAgAAgwUAAA4AAAAAAAAAAAAAAAAALgIAAGRy&#10;cy9lMm9Eb2MueG1sUEsBAi0AFAAGAAgAAAAhAHCtDe3fAAAADQEAAA8AAAAAAAAAAAAAAAAA+AQA&#10;AGRycy9kb3ducmV2LnhtbFBLBQYAAAAABAAEAPMAAAAEBgAAAAA=&#10;" fillcolor="red" stroked="f" strokeweight="2pt">
                <w10:wrap anchorx="page"/>
              </v:rect>
            </w:pict>
          </mc:Fallback>
        </mc:AlternateContent>
      </w:r>
      <w:bookmarkStart w:id="50" w:name="_Toc519696395"/>
      <w:bookmarkEnd w:id="49"/>
      <w:r w:rsidR="00D967A1" w:rsidRPr="007A5679">
        <w:rPr>
          <w:rFonts w:ascii="Arial" w:eastAsia="微软雅黑" w:hAnsi="Arial" w:cs="Arial"/>
          <w:spacing w:val="6"/>
        </w:rPr>
        <w:t>3.</w:t>
      </w:r>
      <w:r w:rsidR="00E80170" w:rsidRPr="007A5679">
        <w:rPr>
          <w:rFonts w:ascii="Arial" w:eastAsia="微软雅黑" w:hAnsi="Arial" w:cs="Arial"/>
          <w:spacing w:val="6"/>
        </w:rPr>
        <w:t>4</w:t>
      </w:r>
      <w:r w:rsidR="00D967A1" w:rsidRPr="007A5679">
        <w:rPr>
          <w:rFonts w:ascii="Arial" w:eastAsia="微软雅黑" w:hAnsi="Arial" w:cs="Arial"/>
          <w:spacing w:val="6"/>
        </w:rPr>
        <w:t xml:space="preserve"> </w:t>
      </w:r>
      <w:r w:rsidR="00D1747F" w:rsidRPr="007A5679">
        <w:rPr>
          <w:rFonts w:ascii="Arial" w:eastAsia="微软雅黑" w:hAnsi="Arial" w:cs="Arial"/>
          <w:spacing w:val="6"/>
        </w:rPr>
        <w:t xml:space="preserve"> </w:t>
      </w:r>
      <w:r w:rsidR="001D05D9" w:rsidRPr="007A5679">
        <w:rPr>
          <w:rFonts w:ascii="Arial" w:eastAsia="微软雅黑" w:hAnsi="Arial" w:cs="Arial"/>
          <w:spacing w:val="6"/>
        </w:rPr>
        <w:t>IPFS</w:t>
      </w:r>
      <w:r w:rsidR="00660485" w:rsidRPr="007A5679">
        <w:rPr>
          <w:rFonts w:ascii="Arial" w:eastAsia="微软雅黑" w:hAnsi="Arial" w:cs="Arial" w:hint="eastAsia"/>
          <w:bCs w:val="0"/>
          <w:spacing w:val="6"/>
        </w:rPr>
        <w:t>文件系统</w:t>
      </w:r>
      <w:bookmarkEnd w:id="50"/>
    </w:p>
    <w:p w14:paraId="153BF0A0" w14:textId="4BF570AD" w:rsidR="00B12768" w:rsidRPr="00795581" w:rsidRDefault="00B12768" w:rsidP="004F2D44">
      <w:pPr>
        <w:spacing w:line="560" w:lineRule="exact"/>
        <w:ind w:firstLine="504"/>
        <w:jc w:val="both"/>
        <w:rPr>
          <w:rFonts w:ascii="Arial" w:hAnsi="Arial"/>
          <w:spacing w:val="6"/>
        </w:rPr>
      </w:pPr>
      <w:r w:rsidRPr="00795581">
        <w:rPr>
          <w:rFonts w:ascii="Arial" w:hAnsi="Arial"/>
          <w:spacing w:val="6"/>
        </w:rPr>
        <w:t>QOS</w:t>
      </w:r>
      <w:r w:rsidR="00277BB7" w:rsidRPr="00795581">
        <w:rPr>
          <w:rFonts w:ascii="Arial" w:hAnsi="Arial" w:hint="eastAsia"/>
          <w:spacing w:val="6"/>
        </w:rPr>
        <w:t>公链</w:t>
      </w:r>
      <w:r w:rsidRPr="00795581">
        <w:rPr>
          <w:rFonts w:ascii="Arial" w:hAnsi="Arial" w:hint="eastAsia"/>
          <w:spacing w:val="6"/>
        </w:rPr>
        <w:t>计划自建</w:t>
      </w:r>
      <w:r w:rsidRPr="00795581">
        <w:rPr>
          <w:rFonts w:ascii="Arial" w:hAnsi="Arial"/>
          <w:spacing w:val="6"/>
        </w:rPr>
        <w:t>IPFS</w:t>
      </w:r>
      <w:r w:rsidRPr="00795581">
        <w:rPr>
          <w:rFonts w:ascii="Arial" w:hAnsi="Arial" w:hint="eastAsia"/>
          <w:spacing w:val="6"/>
        </w:rPr>
        <w:t>节点作为数据存储和分发基础设施，</w:t>
      </w:r>
      <w:r w:rsidR="00277BB7" w:rsidRPr="00795581">
        <w:rPr>
          <w:rFonts w:ascii="Arial" w:hAnsi="Arial" w:hint="eastAsia"/>
          <w:spacing w:val="6"/>
        </w:rPr>
        <w:t>使得</w:t>
      </w:r>
      <w:r w:rsidRPr="00795581">
        <w:rPr>
          <w:rFonts w:ascii="Arial" w:hAnsi="Arial" w:hint="eastAsia"/>
          <w:spacing w:val="6"/>
        </w:rPr>
        <w:t>在</w:t>
      </w:r>
      <w:r w:rsidRPr="00795581">
        <w:rPr>
          <w:rFonts w:ascii="Arial" w:hAnsi="Arial"/>
          <w:spacing w:val="6"/>
        </w:rPr>
        <w:t>QOS</w:t>
      </w:r>
      <w:r w:rsidR="00277BB7" w:rsidRPr="00795581">
        <w:rPr>
          <w:rFonts w:ascii="Arial" w:hAnsi="Arial" w:hint="eastAsia"/>
          <w:spacing w:val="6"/>
        </w:rPr>
        <w:t>公链</w:t>
      </w:r>
      <w:r w:rsidRPr="00795581">
        <w:rPr>
          <w:rFonts w:ascii="Arial" w:hAnsi="Arial" w:hint="eastAsia"/>
          <w:spacing w:val="6"/>
        </w:rPr>
        <w:t>里所有的数据都流动起来，解决数据孤岛的问题</w:t>
      </w:r>
      <w:r w:rsidR="00277BB7" w:rsidRPr="00795581">
        <w:rPr>
          <w:rFonts w:ascii="Arial" w:hAnsi="Arial" w:hint="eastAsia"/>
          <w:spacing w:val="6"/>
        </w:rPr>
        <w:t>。</w:t>
      </w:r>
      <w:r w:rsidRPr="00795581">
        <w:rPr>
          <w:rFonts w:ascii="Arial" w:hAnsi="Arial" w:hint="eastAsia"/>
          <w:spacing w:val="6"/>
        </w:rPr>
        <w:t>信息的存储、定位和移动会被重新设计，</w:t>
      </w:r>
      <w:r w:rsidRPr="00795581">
        <w:rPr>
          <w:rFonts w:ascii="Arial" w:hAnsi="Arial"/>
          <w:spacing w:val="6"/>
        </w:rPr>
        <w:t>QOS</w:t>
      </w:r>
      <w:r w:rsidR="00277BB7" w:rsidRPr="00795581">
        <w:rPr>
          <w:rFonts w:ascii="Arial" w:hAnsi="Arial" w:hint="eastAsia"/>
          <w:spacing w:val="6"/>
        </w:rPr>
        <w:t>公链</w:t>
      </w:r>
      <w:r w:rsidRPr="00795581">
        <w:rPr>
          <w:rFonts w:ascii="Arial" w:hAnsi="Arial" w:hint="eastAsia"/>
          <w:spacing w:val="6"/>
        </w:rPr>
        <w:t>里所有</w:t>
      </w:r>
      <w:r w:rsidR="00817D1C" w:rsidRPr="00795581">
        <w:rPr>
          <w:rFonts w:ascii="Arial" w:hAnsi="Arial" w:hint="eastAsia"/>
          <w:spacing w:val="6"/>
        </w:rPr>
        <w:t>设备</w:t>
      </w:r>
      <w:r w:rsidRPr="00795581">
        <w:rPr>
          <w:rFonts w:ascii="Arial" w:hAnsi="Arial" w:hint="eastAsia"/>
          <w:spacing w:val="6"/>
        </w:rPr>
        <w:t>的存储被统一管理起来，</w:t>
      </w:r>
      <w:r w:rsidRPr="00795581">
        <w:rPr>
          <w:rFonts w:ascii="Arial" w:hAnsi="Arial"/>
          <w:spacing w:val="6"/>
        </w:rPr>
        <w:t xml:space="preserve"> </w:t>
      </w:r>
      <w:r w:rsidRPr="00795581">
        <w:rPr>
          <w:rFonts w:ascii="Arial" w:hAnsi="Arial" w:hint="eastAsia"/>
          <w:spacing w:val="6"/>
        </w:rPr>
        <w:t>从这个层面理解，</w:t>
      </w:r>
      <w:r w:rsidRPr="00795581">
        <w:rPr>
          <w:rFonts w:ascii="Arial" w:hAnsi="Arial"/>
          <w:spacing w:val="6"/>
        </w:rPr>
        <w:t>QOS</w:t>
      </w:r>
      <w:r w:rsidRPr="00795581">
        <w:rPr>
          <w:rFonts w:ascii="Arial" w:hAnsi="Arial" w:hint="eastAsia"/>
          <w:spacing w:val="6"/>
        </w:rPr>
        <w:t>是一个网络操作系统，在这个系统里，终端节点只有一个小的启动系统，当系统启动的时候，所有数据将从网络下载，同时能保证终端节点快速下载和使用数据。</w:t>
      </w:r>
    </w:p>
    <w:p w14:paraId="6904A4D8" w14:textId="6BAEB299" w:rsidR="00B12768" w:rsidRPr="007A5679" w:rsidRDefault="00B12768" w:rsidP="004F2D44">
      <w:pPr>
        <w:spacing w:line="200" w:lineRule="exact"/>
        <w:ind w:firstLine="504"/>
        <w:jc w:val="both"/>
        <w:rPr>
          <w:rFonts w:ascii="Arial" w:hAnsi="Arial"/>
          <w:spacing w:val="6"/>
        </w:rPr>
      </w:pPr>
    </w:p>
    <w:p w14:paraId="7234D778" w14:textId="5BE77D05" w:rsidR="00B12768" w:rsidRPr="007A5679" w:rsidRDefault="00B12768" w:rsidP="00614889">
      <w:pPr>
        <w:ind w:firstLineChars="0" w:firstLine="0"/>
        <w:jc w:val="center"/>
        <w:rPr>
          <w:rFonts w:ascii="Arial" w:hAnsi="Arial"/>
          <w:spacing w:val="6"/>
        </w:rPr>
      </w:pPr>
      <w:r w:rsidRPr="00CB47F6">
        <w:rPr>
          <w:rFonts w:ascii="Arial" w:hAnsi="Arial"/>
          <w:noProof/>
          <w:spacing w:val="6"/>
        </w:rPr>
        <w:drawing>
          <wp:inline distT="0" distB="0" distL="0" distR="0" wp14:anchorId="250BEBB0" wp14:editId="12D8CFFF">
            <wp:extent cx="4524375" cy="3556734"/>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2983" cy="3563501"/>
                    </a:xfrm>
                    <a:prstGeom prst="rect">
                      <a:avLst/>
                    </a:prstGeom>
                    <a:noFill/>
                    <a:ln>
                      <a:noFill/>
                    </a:ln>
                  </pic:spPr>
                </pic:pic>
              </a:graphicData>
            </a:graphic>
          </wp:inline>
        </w:drawing>
      </w:r>
    </w:p>
    <w:p w14:paraId="703B1119" w14:textId="1EB53F79" w:rsidR="00B12768" w:rsidRPr="007A5679" w:rsidRDefault="00B12768" w:rsidP="00614889">
      <w:pPr>
        <w:pStyle w:val="a6"/>
        <w:ind w:firstLineChars="0" w:firstLine="0"/>
        <w:jc w:val="center"/>
        <w:rPr>
          <w:rFonts w:ascii="Arial" w:eastAsia="微软雅黑" w:hAnsi="Arial" w:cs="宋体"/>
          <w:spacing w:val="6"/>
          <w:sz w:val="21"/>
          <w:szCs w:val="24"/>
        </w:rPr>
      </w:pPr>
      <w:r w:rsidRPr="007A5679">
        <w:rPr>
          <w:rFonts w:ascii="Arial" w:eastAsia="微软雅黑" w:hAnsi="Arial" w:cs="宋体" w:hint="eastAsia"/>
          <w:spacing w:val="6"/>
          <w:sz w:val="21"/>
          <w:szCs w:val="24"/>
        </w:rPr>
        <w:t>图</w:t>
      </w:r>
      <w:r w:rsidRPr="007A5679">
        <w:rPr>
          <w:rFonts w:ascii="Arial" w:eastAsia="微软雅黑" w:hAnsi="Arial" w:cs="宋体"/>
          <w:spacing w:val="6"/>
          <w:sz w:val="21"/>
          <w:szCs w:val="24"/>
        </w:rPr>
        <w:t>3.</w:t>
      </w:r>
      <w:r w:rsidR="00711B23" w:rsidRPr="007A5679">
        <w:rPr>
          <w:rFonts w:ascii="Arial" w:eastAsia="微软雅黑" w:hAnsi="Arial" w:cs="宋体"/>
          <w:spacing w:val="6"/>
          <w:sz w:val="21"/>
          <w:szCs w:val="24"/>
        </w:rPr>
        <w:t>4</w:t>
      </w:r>
      <w:r w:rsidRPr="007A5679">
        <w:rPr>
          <w:rFonts w:ascii="Arial" w:eastAsia="微软雅黑" w:hAnsi="Arial" w:cs="宋体"/>
          <w:spacing w:val="6"/>
          <w:sz w:val="21"/>
          <w:szCs w:val="24"/>
        </w:rPr>
        <w:t xml:space="preserve"> QOS</w:t>
      </w:r>
      <w:r w:rsidR="00341F21" w:rsidRPr="007A5679">
        <w:rPr>
          <w:rFonts w:ascii="Arial" w:eastAsia="微软雅黑" w:hAnsi="Arial" w:cs="宋体" w:hint="eastAsia"/>
          <w:spacing w:val="6"/>
          <w:sz w:val="21"/>
          <w:szCs w:val="24"/>
        </w:rPr>
        <w:t>公链</w:t>
      </w:r>
      <w:r w:rsidRPr="007A5679">
        <w:rPr>
          <w:rFonts w:ascii="Arial" w:eastAsia="微软雅黑" w:hAnsi="Arial" w:cs="宋体" w:hint="eastAsia"/>
          <w:spacing w:val="6"/>
          <w:sz w:val="21"/>
          <w:szCs w:val="24"/>
        </w:rPr>
        <w:t>文件系统</w:t>
      </w:r>
    </w:p>
    <w:p w14:paraId="3DCD4521" w14:textId="04FA6DD4" w:rsidR="00AF1F77" w:rsidRPr="00795581" w:rsidRDefault="00AF1F77" w:rsidP="004F2D44">
      <w:pPr>
        <w:spacing w:line="560" w:lineRule="atLeast"/>
        <w:ind w:firstLine="504"/>
        <w:jc w:val="both"/>
        <w:rPr>
          <w:rFonts w:ascii="Arial" w:hAnsi="Arial"/>
          <w:spacing w:val="6"/>
        </w:rPr>
      </w:pPr>
    </w:p>
    <w:p w14:paraId="7DADF67D" w14:textId="2A6F6D36" w:rsidR="00660485" w:rsidRPr="007A5679" w:rsidRDefault="00D967A1" w:rsidP="004F2D44">
      <w:pPr>
        <w:pStyle w:val="3"/>
        <w:spacing w:line="300" w:lineRule="auto"/>
        <w:ind w:firstLineChars="0" w:firstLine="0"/>
        <w:jc w:val="both"/>
        <w:rPr>
          <w:rFonts w:ascii="Arial" w:eastAsia="微软雅黑" w:hAnsi="Arial" w:cs="Arial"/>
          <w:spacing w:val="6"/>
        </w:rPr>
      </w:pPr>
      <w:bookmarkStart w:id="51" w:name="_Toc519696396"/>
      <w:r w:rsidRPr="007A5679">
        <w:rPr>
          <w:rFonts w:ascii="Arial" w:eastAsia="微软雅黑" w:hAnsi="Arial" w:cs="Arial"/>
          <w:spacing w:val="6"/>
        </w:rPr>
        <w:t>3.</w:t>
      </w:r>
      <w:r w:rsidR="00E80170" w:rsidRPr="007A5679">
        <w:rPr>
          <w:rFonts w:ascii="Arial" w:eastAsia="微软雅黑" w:hAnsi="Arial" w:cs="Arial"/>
          <w:spacing w:val="6"/>
        </w:rPr>
        <w:t>5</w:t>
      </w:r>
      <w:r w:rsidRPr="007A5679">
        <w:rPr>
          <w:rFonts w:ascii="Arial" w:eastAsia="微软雅黑" w:hAnsi="Arial" w:cs="Arial"/>
          <w:spacing w:val="6"/>
        </w:rPr>
        <w:t xml:space="preserve"> </w:t>
      </w:r>
      <w:r w:rsidR="00D1747F" w:rsidRPr="007A5679">
        <w:rPr>
          <w:rFonts w:ascii="Arial" w:eastAsia="微软雅黑" w:hAnsi="Arial" w:cs="Arial"/>
          <w:spacing w:val="6"/>
        </w:rPr>
        <w:t xml:space="preserve"> </w:t>
      </w:r>
      <w:r w:rsidR="008E5D24" w:rsidRPr="007A5679">
        <w:rPr>
          <w:rFonts w:ascii="Arial" w:eastAsia="微软雅黑" w:hAnsi="Arial" w:cs="Arial"/>
          <w:spacing w:val="6"/>
        </w:rPr>
        <w:t>QOS</w:t>
      </w:r>
      <w:r w:rsidR="008E5D24" w:rsidRPr="007A5679">
        <w:rPr>
          <w:rFonts w:ascii="Arial" w:eastAsia="微软雅黑" w:hAnsi="Arial" w:cs="Arial" w:hint="eastAsia"/>
          <w:spacing w:val="6"/>
        </w:rPr>
        <w:t>公链</w:t>
      </w:r>
      <w:r w:rsidR="00660485" w:rsidRPr="007A5679">
        <w:rPr>
          <w:rFonts w:ascii="Arial" w:eastAsia="微软雅黑" w:hAnsi="Arial" w:cs="Arial" w:hint="eastAsia"/>
          <w:bCs w:val="0"/>
          <w:spacing w:val="6"/>
        </w:rPr>
        <w:t>区块链浏览器</w:t>
      </w:r>
      <w:bookmarkEnd w:id="51"/>
    </w:p>
    <w:p w14:paraId="15D6212F" w14:textId="4829ED10" w:rsidR="00660485" w:rsidRPr="007A5679" w:rsidRDefault="00660485" w:rsidP="004F2D44">
      <w:pPr>
        <w:spacing w:line="560" w:lineRule="exact"/>
        <w:ind w:firstLine="504"/>
        <w:jc w:val="both"/>
        <w:rPr>
          <w:rFonts w:ascii="Arial" w:hAnsi="Arial"/>
          <w:spacing w:val="6"/>
        </w:rPr>
      </w:pPr>
      <w:r w:rsidRPr="007A5679">
        <w:rPr>
          <w:rFonts w:ascii="Arial" w:hAnsi="Arial"/>
          <w:spacing w:val="6"/>
        </w:rPr>
        <w:t>QOS</w:t>
      </w:r>
      <w:r w:rsidR="008E5D24" w:rsidRPr="007A5679">
        <w:rPr>
          <w:rFonts w:ascii="Arial" w:hAnsi="Arial" w:hint="eastAsia"/>
          <w:spacing w:val="6"/>
        </w:rPr>
        <w:t>公链</w:t>
      </w:r>
      <w:r w:rsidRPr="007A5679">
        <w:rPr>
          <w:rFonts w:ascii="Arial" w:hAnsi="Arial" w:hint="eastAsia"/>
          <w:spacing w:val="6"/>
        </w:rPr>
        <w:t>以社区服务的方式为开发者提供</w:t>
      </w:r>
      <w:r w:rsidRPr="007A5679">
        <w:rPr>
          <w:rFonts w:ascii="Arial" w:hAnsi="Arial"/>
          <w:spacing w:val="6"/>
        </w:rPr>
        <w:t>API</w:t>
      </w:r>
      <w:r w:rsidRPr="007A5679">
        <w:rPr>
          <w:rFonts w:ascii="Arial" w:hAnsi="Arial" w:hint="eastAsia"/>
          <w:spacing w:val="6"/>
        </w:rPr>
        <w:t>，方便查看区块链运行信息，同时</w:t>
      </w:r>
      <w:r w:rsidRPr="007A5679">
        <w:rPr>
          <w:rFonts w:ascii="Arial" w:hAnsi="Arial"/>
          <w:spacing w:val="6"/>
        </w:rPr>
        <w:t>QOS</w:t>
      </w:r>
      <w:r w:rsidRPr="007A5679">
        <w:rPr>
          <w:rFonts w:ascii="Arial" w:hAnsi="Arial" w:hint="eastAsia"/>
          <w:spacing w:val="6"/>
        </w:rPr>
        <w:t>运营团队，也会基于这些</w:t>
      </w:r>
      <w:r w:rsidRPr="007A5679">
        <w:rPr>
          <w:rFonts w:ascii="Arial" w:hAnsi="Arial"/>
          <w:spacing w:val="6"/>
        </w:rPr>
        <w:t>API</w:t>
      </w:r>
      <w:r w:rsidRPr="007A5679">
        <w:rPr>
          <w:rFonts w:ascii="Arial" w:hAnsi="Arial" w:hint="eastAsia"/>
          <w:spacing w:val="6"/>
        </w:rPr>
        <w:t>实</w:t>
      </w:r>
      <w:r w:rsidR="008E5D24" w:rsidRPr="007A5679">
        <w:rPr>
          <w:rFonts w:ascii="Arial" w:hAnsi="Arial" w:hint="eastAsia"/>
          <w:spacing w:val="6"/>
        </w:rPr>
        <w:t>现公链</w:t>
      </w:r>
      <w:r w:rsidRPr="007A5679">
        <w:rPr>
          <w:rFonts w:ascii="Arial" w:hAnsi="Arial" w:hint="eastAsia"/>
          <w:spacing w:val="6"/>
        </w:rPr>
        <w:t>区块链浏览器，方便普通用户浏览</w:t>
      </w:r>
      <w:r w:rsidRPr="007A5679">
        <w:rPr>
          <w:rFonts w:ascii="Arial" w:hAnsi="Arial"/>
          <w:spacing w:val="6"/>
        </w:rPr>
        <w:t>QOS</w:t>
      </w:r>
      <w:r w:rsidR="008E5D24" w:rsidRPr="007A5679">
        <w:rPr>
          <w:rFonts w:ascii="Arial" w:hAnsi="Arial" w:hint="eastAsia"/>
          <w:spacing w:val="6"/>
        </w:rPr>
        <w:t>公</w:t>
      </w:r>
      <w:r w:rsidRPr="007A5679">
        <w:rPr>
          <w:rFonts w:ascii="Arial" w:hAnsi="Arial" w:hint="eastAsia"/>
          <w:spacing w:val="6"/>
        </w:rPr>
        <w:t>链和</w:t>
      </w:r>
      <w:r w:rsidR="008E5D24" w:rsidRPr="007A5679">
        <w:rPr>
          <w:rFonts w:ascii="Arial" w:hAnsi="Arial" w:hint="eastAsia"/>
          <w:spacing w:val="6"/>
        </w:rPr>
        <w:t>子</w:t>
      </w:r>
      <w:r w:rsidRPr="007A5679">
        <w:rPr>
          <w:rFonts w:ascii="Arial" w:hAnsi="Arial" w:hint="eastAsia"/>
          <w:spacing w:val="6"/>
        </w:rPr>
        <w:t>链</w:t>
      </w:r>
      <w:r w:rsidR="008E5D24" w:rsidRPr="007A5679">
        <w:rPr>
          <w:rFonts w:ascii="Arial" w:hAnsi="Arial" w:hint="eastAsia"/>
          <w:spacing w:val="6"/>
        </w:rPr>
        <w:t>交易</w:t>
      </w:r>
      <w:r w:rsidR="00D97054" w:rsidRPr="007A5679">
        <w:rPr>
          <w:rFonts w:ascii="Arial" w:hAnsi="Arial" w:hint="eastAsia"/>
          <w:spacing w:val="6"/>
        </w:rPr>
        <w:t>状态</w:t>
      </w:r>
      <w:r w:rsidRPr="007A5679">
        <w:rPr>
          <w:rFonts w:ascii="Arial" w:hAnsi="Arial" w:hint="eastAsia"/>
          <w:spacing w:val="6"/>
        </w:rPr>
        <w:t>信息，地址为</w:t>
      </w:r>
      <w:r w:rsidRPr="007A5679">
        <w:rPr>
          <w:rFonts w:ascii="Arial" w:hAnsi="Arial"/>
          <w:spacing w:val="6"/>
        </w:rPr>
        <w:t>qoschain.info</w:t>
      </w:r>
      <w:r w:rsidRPr="007A5679">
        <w:rPr>
          <w:rFonts w:ascii="Arial" w:hAnsi="Arial" w:hint="eastAsia"/>
          <w:spacing w:val="6"/>
        </w:rPr>
        <w:t>。</w:t>
      </w:r>
      <w:r w:rsidRPr="007A5679">
        <w:rPr>
          <w:rFonts w:ascii="Arial" w:hAnsi="Arial"/>
          <w:spacing w:val="6"/>
        </w:rPr>
        <w:t>QOS</w:t>
      </w:r>
      <w:r w:rsidRPr="007A5679">
        <w:rPr>
          <w:rFonts w:ascii="Arial" w:hAnsi="Arial" w:hint="eastAsia"/>
          <w:spacing w:val="6"/>
        </w:rPr>
        <w:t>开发者</w:t>
      </w:r>
      <w:r w:rsidRPr="007A5679">
        <w:rPr>
          <w:rFonts w:ascii="Arial" w:hAnsi="Arial"/>
          <w:spacing w:val="6"/>
        </w:rPr>
        <w:t>API</w:t>
      </w:r>
      <w:r w:rsidRPr="007A5679">
        <w:rPr>
          <w:rFonts w:ascii="Arial" w:hAnsi="Arial" w:hint="eastAsia"/>
          <w:spacing w:val="6"/>
        </w:rPr>
        <w:t>和区块链浏览器的架构如下图：</w:t>
      </w:r>
    </w:p>
    <w:p w14:paraId="62C22AC9" w14:textId="61C752E0" w:rsidR="00AF1F77" w:rsidRPr="007A5679" w:rsidRDefault="00393099" w:rsidP="004F2D44">
      <w:pPr>
        <w:spacing w:line="200" w:lineRule="exact"/>
        <w:ind w:firstLine="640"/>
        <w:jc w:val="both"/>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30944" behindDoc="0" locked="0" layoutInCell="1" allowOverlap="1" wp14:anchorId="1CC0FE0D" wp14:editId="4F3663E8">
                <wp:simplePos x="0" y="0"/>
                <wp:positionH relativeFrom="page">
                  <wp:posOffset>7388225</wp:posOffset>
                </wp:positionH>
                <wp:positionV relativeFrom="paragraph">
                  <wp:posOffset>-353060</wp:posOffset>
                </wp:positionV>
                <wp:extent cx="172800" cy="237600"/>
                <wp:effectExtent l="0" t="0" r="0" b="0"/>
                <wp:wrapNone/>
                <wp:docPr id="229" name="矩形 229"/>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D1A711B" id="矩形 229" o:spid="_x0000_s1026" style="position:absolute;left:0;text-align:left;margin-left:581.75pt;margin-top:-27.8pt;width:13.6pt;height:18.7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L7ZcnieAgAAhQUAAA4AAAAAAAAAAAAAAAAALgIAAGRy&#10;cy9lMm9Eb2MueG1sUEsBAi0AFAAGAAgAAAAhAHCtDe3fAAAADQEAAA8AAAAAAAAAAAAAAAAA+AQA&#10;AGRycy9kb3ducmV2LnhtbFBLBQYAAAAABAAEAPMAAAAEBgAAAAA=&#10;" fillcolor="red" stroked="f" strokeweight="2pt">
                <w10:wrap anchorx="page"/>
              </v:rect>
            </w:pict>
          </mc:Fallback>
        </mc:AlternateContent>
      </w:r>
    </w:p>
    <w:p w14:paraId="42882F39" w14:textId="60481478" w:rsidR="00AF1F77" w:rsidRPr="007A5679" w:rsidRDefault="00D66FA3" w:rsidP="00614889">
      <w:pPr>
        <w:jc w:val="center"/>
        <w:rPr>
          <w:rFonts w:ascii="Arial" w:hAnsi="Arial"/>
          <w:spacing w:val="6"/>
        </w:rPr>
      </w:pPr>
      <w:r w:rsidRPr="00154F48">
        <w:rPr>
          <w:rFonts w:ascii="Arial" w:hAnsi="Arial"/>
          <w:noProof/>
          <w:spacing w:val="6"/>
        </w:rPr>
        <w:drawing>
          <wp:inline distT="0" distB="0" distL="0" distR="0" wp14:anchorId="2E5D2F64" wp14:editId="21A9558E">
            <wp:extent cx="4884634" cy="217381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84634" cy="2173811"/>
                    </a:xfrm>
                    <a:prstGeom prst="rect">
                      <a:avLst/>
                    </a:prstGeom>
                    <a:noFill/>
                  </pic:spPr>
                </pic:pic>
              </a:graphicData>
            </a:graphic>
          </wp:inline>
        </w:drawing>
      </w:r>
    </w:p>
    <w:p w14:paraId="3AC2591A" w14:textId="560391C4" w:rsidR="00660485" w:rsidRPr="007A5679" w:rsidRDefault="00D1747F" w:rsidP="00614889">
      <w:pPr>
        <w:ind w:firstLineChars="0" w:firstLine="0"/>
        <w:jc w:val="center"/>
        <w:rPr>
          <w:rFonts w:ascii="Arial" w:hAnsi="Arial"/>
          <w:spacing w:val="6"/>
          <w:sz w:val="21"/>
          <w:szCs w:val="21"/>
        </w:rPr>
      </w:pPr>
      <w:r w:rsidRPr="007A5679">
        <w:rPr>
          <w:rFonts w:ascii="Arial" w:hAnsi="Arial" w:hint="eastAsia"/>
          <w:spacing w:val="6"/>
          <w:sz w:val="21"/>
          <w:szCs w:val="21"/>
        </w:rPr>
        <w:t>图</w:t>
      </w:r>
      <w:r w:rsidRPr="007A5679">
        <w:rPr>
          <w:rFonts w:ascii="Arial" w:hAnsi="Arial" w:cs="Arial"/>
          <w:spacing w:val="6"/>
          <w:sz w:val="21"/>
          <w:szCs w:val="21"/>
        </w:rPr>
        <w:t>3.</w:t>
      </w:r>
      <w:r w:rsidR="00711B23" w:rsidRPr="007A5679">
        <w:rPr>
          <w:rFonts w:ascii="Arial" w:hAnsi="Arial" w:cs="Arial"/>
          <w:spacing w:val="6"/>
          <w:sz w:val="21"/>
          <w:szCs w:val="21"/>
        </w:rPr>
        <w:t>5</w:t>
      </w:r>
      <w:r w:rsidRPr="007A5679">
        <w:rPr>
          <w:rFonts w:ascii="Arial" w:hAnsi="Arial" w:cs="Arial"/>
          <w:spacing w:val="6"/>
          <w:sz w:val="21"/>
          <w:szCs w:val="21"/>
        </w:rPr>
        <w:t xml:space="preserve"> </w:t>
      </w:r>
      <w:r w:rsidR="005E5448" w:rsidRPr="007A5679">
        <w:rPr>
          <w:rFonts w:ascii="Arial" w:hAnsi="Arial" w:cs="Arial"/>
          <w:spacing w:val="6"/>
          <w:sz w:val="21"/>
          <w:szCs w:val="21"/>
        </w:rPr>
        <w:t>QOS</w:t>
      </w:r>
      <w:r w:rsidR="005E5448" w:rsidRPr="007A5679">
        <w:rPr>
          <w:rFonts w:ascii="Arial" w:hAnsi="Arial" w:cs="Arial" w:hint="eastAsia"/>
          <w:spacing w:val="6"/>
          <w:sz w:val="21"/>
          <w:szCs w:val="21"/>
        </w:rPr>
        <w:t>公链</w:t>
      </w:r>
      <w:r w:rsidR="00660485" w:rsidRPr="007A5679">
        <w:rPr>
          <w:rFonts w:ascii="Arial" w:hAnsi="Arial" w:hint="eastAsia"/>
          <w:spacing w:val="6"/>
          <w:sz w:val="21"/>
          <w:szCs w:val="21"/>
        </w:rPr>
        <w:t>区块链浏览器</w:t>
      </w:r>
    </w:p>
    <w:p w14:paraId="3E295A7A" w14:textId="77777777" w:rsidR="00393099" w:rsidRPr="00795581" w:rsidRDefault="00393099" w:rsidP="00795581">
      <w:pPr>
        <w:spacing w:line="560" w:lineRule="atLeast"/>
        <w:ind w:firstLine="504"/>
        <w:jc w:val="both"/>
        <w:rPr>
          <w:rFonts w:ascii="Arial" w:hAnsi="Arial"/>
          <w:spacing w:val="6"/>
        </w:rPr>
      </w:pPr>
    </w:p>
    <w:p w14:paraId="4CE10825" w14:textId="6B6A13C8" w:rsidR="00660485" w:rsidRPr="007A5679" w:rsidRDefault="00D967A1" w:rsidP="00272AF3">
      <w:pPr>
        <w:pStyle w:val="3"/>
        <w:spacing w:line="300" w:lineRule="auto"/>
        <w:ind w:firstLineChars="0" w:firstLine="0"/>
        <w:jc w:val="both"/>
        <w:rPr>
          <w:rFonts w:ascii="Arial" w:eastAsia="微软雅黑" w:hAnsi="Arial" w:cs="Arial"/>
          <w:spacing w:val="6"/>
        </w:rPr>
      </w:pPr>
      <w:bookmarkStart w:id="52" w:name="_Toc519696397"/>
      <w:r w:rsidRPr="007A5679">
        <w:rPr>
          <w:rFonts w:ascii="Arial" w:eastAsia="微软雅黑" w:hAnsi="Arial" w:cs="Arial"/>
          <w:spacing w:val="6"/>
        </w:rPr>
        <w:t>3.</w:t>
      </w:r>
      <w:r w:rsidR="00E80170" w:rsidRPr="007A5679">
        <w:rPr>
          <w:rFonts w:ascii="Arial" w:eastAsia="微软雅黑" w:hAnsi="Arial" w:cs="Arial"/>
          <w:spacing w:val="6"/>
        </w:rPr>
        <w:t>6</w:t>
      </w:r>
      <w:r w:rsidRPr="007A5679">
        <w:rPr>
          <w:rFonts w:ascii="Arial" w:eastAsia="微软雅黑" w:hAnsi="Arial" w:cs="Arial"/>
          <w:spacing w:val="6"/>
        </w:rPr>
        <w:t xml:space="preserve"> </w:t>
      </w:r>
      <w:r w:rsidR="00D1747F" w:rsidRPr="007A5679">
        <w:rPr>
          <w:rFonts w:ascii="Arial" w:eastAsia="微软雅黑" w:hAnsi="Arial" w:cs="Arial"/>
          <w:spacing w:val="6"/>
        </w:rPr>
        <w:t xml:space="preserve"> </w:t>
      </w:r>
      <w:r w:rsidR="00660485" w:rsidRPr="007A5679">
        <w:rPr>
          <w:rFonts w:ascii="Arial" w:eastAsia="微软雅黑" w:hAnsi="Arial" w:cs="Arial"/>
          <w:spacing w:val="6"/>
        </w:rPr>
        <w:t>QOS as</w:t>
      </w:r>
      <w:r w:rsidR="006939B4" w:rsidRPr="007A5679">
        <w:rPr>
          <w:rFonts w:ascii="Arial" w:eastAsia="微软雅黑" w:hAnsi="Arial" w:cs="Arial"/>
          <w:spacing w:val="6"/>
        </w:rPr>
        <w:t xml:space="preserve"> a</w:t>
      </w:r>
      <w:r w:rsidR="00660485" w:rsidRPr="007A5679">
        <w:rPr>
          <w:rFonts w:ascii="Arial" w:eastAsia="微软雅黑" w:hAnsi="Arial" w:cs="Arial"/>
          <w:spacing w:val="6"/>
        </w:rPr>
        <w:t xml:space="preserve"> Service</w:t>
      </w:r>
      <w:bookmarkEnd w:id="52"/>
    </w:p>
    <w:p w14:paraId="15C620E4" w14:textId="1253E0C4" w:rsidR="00B12768" w:rsidRPr="007A5679" w:rsidRDefault="00B12768" w:rsidP="004F2D44">
      <w:pPr>
        <w:spacing w:line="560" w:lineRule="exact"/>
        <w:ind w:firstLine="504"/>
        <w:jc w:val="both"/>
        <w:rPr>
          <w:rFonts w:ascii="Arial" w:hAnsi="Arial"/>
          <w:spacing w:val="6"/>
        </w:rPr>
      </w:pPr>
      <w:r w:rsidRPr="007A5679">
        <w:rPr>
          <w:rFonts w:ascii="Arial" w:hAnsi="Arial" w:hint="eastAsia"/>
          <w:spacing w:val="6"/>
        </w:rPr>
        <w:t>基于容器云、资源调度技术，</w:t>
      </w:r>
      <w:r w:rsidRPr="007A5679">
        <w:rPr>
          <w:rFonts w:ascii="Arial" w:hAnsi="Arial"/>
          <w:spacing w:val="6"/>
        </w:rPr>
        <w:t>QOS</w:t>
      </w:r>
      <w:r w:rsidRPr="007A5679">
        <w:rPr>
          <w:rFonts w:ascii="Arial" w:hAnsi="Arial" w:hint="eastAsia"/>
          <w:spacing w:val="6"/>
        </w:rPr>
        <w:t>配套实现</w:t>
      </w:r>
      <w:r w:rsidRPr="007A5679">
        <w:rPr>
          <w:rFonts w:ascii="Arial" w:hAnsi="Arial"/>
          <w:spacing w:val="6"/>
        </w:rPr>
        <w:t>Service mesh</w:t>
      </w:r>
      <w:r w:rsidRPr="007A5679">
        <w:rPr>
          <w:rFonts w:ascii="Arial" w:hAnsi="Arial" w:hint="eastAsia"/>
          <w:spacing w:val="6"/>
        </w:rPr>
        <w:t>架构，使开发者天然以</w:t>
      </w:r>
      <w:r w:rsidRPr="007A5679">
        <w:rPr>
          <w:rFonts w:ascii="Arial" w:hAnsi="Arial"/>
          <w:spacing w:val="6"/>
        </w:rPr>
        <w:t>cloud native</w:t>
      </w:r>
      <w:r w:rsidRPr="007A5679">
        <w:rPr>
          <w:rFonts w:ascii="Arial" w:hAnsi="Arial" w:hint="eastAsia"/>
          <w:spacing w:val="6"/>
        </w:rPr>
        <w:t>的方式工作，方便开发者专注于业务本身。</w:t>
      </w:r>
      <w:r w:rsidRPr="007A5679">
        <w:rPr>
          <w:rFonts w:ascii="Arial" w:hAnsi="Arial"/>
          <w:spacing w:val="6"/>
        </w:rPr>
        <w:t>QOS</w:t>
      </w:r>
      <w:r w:rsidRPr="007A5679">
        <w:rPr>
          <w:rFonts w:ascii="Arial" w:hAnsi="Arial" w:hint="eastAsia"/>
          <w:spacing w:val="6"/>
        </w:rPr>
        <w:t>的</w:t>
      </w:r>
      <w:r w:rsidRPr="007A5679">
        <w:rPr>
          <w:rFonts w:ascii="Arial" w:hAnsi="Arial"/>
          <w:spacing w:val="6"/>
        </w:rPr>
        <w:t>Service mesh</w:t>
      </w:r>
      <w:r w:rsidRPr="007A5679">
        <w:rPr>
          <w:rFonts w:ascii="Arial" w:hAnsi="Arial" w:hint="eastAsia"/>
          <w:spacing w:val="6"/>
        </w:rPr>
        <w:t>架构松耦合的部署在应用程序代码旁边，以网络代理的“数据平面”和用于与这些代理交互的“控制平面”的形式，解决程序运行时的问题，较好的支持系统的异构，不局限于某种语言或协议。</w:t>
      </w:r>
      <w:r w:rsidRPr="007A5679">
        <w:rPr>
          <w:rFonts w:ascii="Arial" w:hAnsi="Arial"/>
          <w:spacing w:val="6"/>
        </w:rPr>
        <w:t>QOS as a Service</w:t>
      </w:r>
      <w:r w:rsidRPr="007A5679">
        <w:rPr>
          <w:rFonts w:ascii="Arial" w:hAnsi="Arial" w:hint="eastAsia"/>
          <w:spacing w:val="6"/>
        </w:rPr>
        <w:t>的架构如下图：</w:t>
      </w:r>
    </w:p>
    <w:p w14:paraId="36E287CF" w14:textId="3295A4B9" w:rsidR="0054349A" w:rsidRPr="007A5679" w:rsidRDefault="0054349A" w:rsidP="004F2D44">
      <w:pPr>
        <w:spacing w:line="200" w:lineRule="exact"/>
        <w:ind w:firstLine="504"/>
        <w:jc w:val="both"/>
        <w:rPr>
          <w:rFonts w:ascii="Arial" w:hAnsi="Arial"/>
          <w:spacing w:val="6"/>
        </w:rPr>
      </w:pPr>
    </w:p>
    <w:p w14:paraId="6CE88EDC" w14:textId="7DEB6FD0" w:rsidR="00B12768" w:rsidRPr="007A5679" w:rsidRDefault="00393099" w:rsidP="00614889">
      <w:pPr>
        <w:ind w:firstLineChars="0" w:firstLine="0"/>
        <w:jc w:val="center"/>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76000" behindDoc="0" locked="0" layoutInCell="1" allowOverlap="1" wp14:anchorId="729AB806" wp14:editId="42B8631A">
                <wp:simplePos x="0" y="0"/>
                <wp:positionH relativeFrom="page">
                  <wp:posOffset>7388225</wp:posOffset>
                </wp:positionH>
                <wp:positionV relativeFrom="paragraph">
                  <wp:posOffset>-353060</wp:posOffset>
                </wp:positionV>
                <wp:extent cx="172800" cy="237600"/>
                <wp:effectExtent l="0" t="0" r="0" b="0"/>
                <wp:wrapNone/>
                <wp:docPr id="230" name="矩形 230"/>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64BF7A4" id="矩形 230" o:spid="_x0000_s1026" style="position:absolute;left:0;text-align:left;margin-left:581.75pt;margin-top:-27.8pt;width:13.6pt;height:18.7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OXUODWeAgAAhQUAAA4AAAAAAAAAAAAAAAAALgIAAGRy&#10;cy9lMm9Eb2MueG1sUEsBAi0AFAAGAAgAAAAhAHCtDe3fAAAADQEAAA8AAAAAAAAAAAAAAAAA+AQA&#10;AGRycy9kb3ducmV2LnhtbFBLBQYAAAAABAAEAPMAAAAEBgAAAAA=&#10;" fillcolor="red" stroked="f" strokeweight="2pt">
                <w10:wrap anchorx="page"/>
              </v:rect>
            </w:pict>
          </mc:Fallback>
        </mc:AlternateContent>
      </w:r>
      <w:r w:rsidR="00B12768" w:rsidRPr="00CB47F6">
        <w:rPr>
          <w:rFonts w:ascii="Arial" w:hAnsi="Arial"/>
          <w:noProof/>
          <w:spacing w:val="6"/>
        </w:rPr>
        <w:drawing>
          <wp:inline distT="0" distB="0" distL="0" distR="0" wp14:anchorId="7CD524F6" wp14:editId="397A628E">
            <wp:extent cx="5184775" cy="440055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4775" cy="4400550"/>
                    </a:xfrm>
                    <a:prstGeom prst="rect">
                      <a:avLst/>
                    </a:prstGeom>
                    <a:noFill/>
                  </pic:spPr>
                </pic:pic>
              </a:graphicData>
            </a:graphic>
          </wp:inline>
        </w:drawing>
      </w:r>
    </w:p>
    <w:p w14:paraId="30BD8B6E" w14:textId="2C5481C8" w:rsidR="00B12768" w:rsidRPr="007A5679" w:rsidRDefault="00B12768" w:rsidP="00614889">
      <w:pPr>
        <w:pStyle w:val="a6"/>
        <w:ind w:firstLineChars="0" w:firstLine="0"/>
        <w:jc w:val="center"/>
        <w:rPr>
          <w:rFonts w:ascii="Arial" w:eastAsia="微软雅黑" w:hAnsi="Arial" w:cs="宋体"/>
          <w:spacing w:val="6"/>
          <w:sz w:val="21"/>
          <w:szCs w:val="24"/>
        </w:rPr>
      </w:pPr>
      <w:r w:rsidRPr="007A5679">
        <w:rPr>
          <w:rFonts w:ascii="Arial" w:eastAsia="微软雅黑" w:hAnsi="Arial" w:cs="宋体" w:hint="eastAsia"/>
          <w:spacing w:val="6"/>
          <w:sz w:val="21"/>
          <w:szCs w:val="24"/>
        </w:rPr>
        <w:t>图</w:t>
      </w:r>
      <w:r w:rsidRPr="007A5679">
        <w:rPr>
          <w:rFonts w:ascii="Arial" w:eastAsia="微软雅黑" w:hAnsi="Arial" w:cs="宋体"/>
          <w:spacing w:val="6"/>
          <w:sz w:val="21"/>
          <w:szCs w:val="24"/>
        </w:rPr>
        <w:t>3.</w:t>
      </w:r>
      <w:r w:rsidR="00711B23" w:rsidRPr="007A5679">
        <w:rPr>
          <w:rFonts w:ascii="Arial" w:eastAsia="微软雅黑" w:hAnsi="Arial" w:cs="宋体"/>
          <w:spacing w:val="6"/>
          <w:sz w:val="21"/>
          <w:szCs w:val="24"/>
        </w:rPr>
        <w:t>6</w:t>
      </w:r>
      <w:r w:rsidRPr="007A5679">
        <w:rPr>
          <w:rFonts w:ascii="Arial" w:eastAsia="微软雅黑" w:hAnsi="Arial" w:cs="宋体"/>
          <w:spacing w:val="6"/>
          <w:sz w:val="21"/>
          <w:szCs w:val="24"/>
        </w:rPr>
        <w:t xml:space="preserve"> QOS as a Service</w:t>
      </w:r>
    </w:p>
    <w:p w14:paraId="139540C2" w14:textId="5B4A294F" w:rsidR="00793715" w:rsidRPr="007A5679" w:rsidRDefault="00793715">
      <w:pPr>
        <w:spacing w:line="560" w:lineRule="exact"/>
        <w:ind w:firstLine="504"/>
        <w:jc w:val="both"/>
        <w:rPr>
          <w:rFonts w:ascii="Arial" w:hAnsi="Arial"/>
          <w:spacing w:val="6"/>
        </w:rPr>
      </w:pPr>
    </w:p>
    <w:p w14:paraId="4719D364" w14:textId="4C5BEEF8" w:rsidR="00660485" w:rsidRPr="007A5679" w:rsidRDefault="00A21115" w:rsidP="00272AF3">
      <w:pPr>
        <w:pStyle w:val="3"/>
        <w:spacing w:line="300" w:lineRule="auto"/>
        <w:ind w:firstLineChars="0" w:firstLine="0"/>
        <w:jc w:val="both"/>
        <w:rPr>
          <w:rFonts w:ascii="Arial" w:eastAsia="微软雅黑" w:hAnsi="Arial" w:cs="Arial"/>
          <w:bCs w:val="0"/>
          <w:spacing w:val="6"/>
        </w:rPr>
      </w:pPr>
      <w:bookmarkStart w:id="53" w:name="_Toc519068225"/>
      <w:bookmarkStart w:id="54" w:name="_Toc519696398"/>
      <w:r w:rsidRPr="007A5679">
        <w:rPr>
          <w:rFonts w:ascii="Arial" w:eastAsia="微软雅黑" w:hAnsi="Arial" w:cs="Arial"/>
          <w:spacing w:val="6"/>
        </w:rPr>
        <w:t>3.</w:t>
      </w:r>
      <w:r w:rsidR="00E80170" w:rsidRPr="007A5679">
        <w:rPr>
          <w:rFonts w:ascii="Arial" w:eastAsia="微软雅黑" w:hAnsi="Arial" w:cs="Arial"/>
          <w:spacing w:val="6"/>
        </w:rPr>
        <w:t>7</w:t>
      </w:r>
      <w:r w:rsidRPr="007A5679">
        <w:rPr>
          <w:rFonts w:ascii="Arial" w:eastAsia="微软雅黑" w:hAnsi="Arial" w:cs="Arial"/>
          <w:spacing w:val="6"/>
        </w:rPr>
        <w:t xml:space="preserve"> </w:t>
      </w:r>
      <w:r w:rsidR="00D1747F" w:rsidRPr="007A5679">
        <w:rPr>
          <w:rFonts w:ascii="Arial" w:eastAsia="微软雅黑" w:hAnsi="Arial" w:cs="Arial"/>
          <w:spacing w:val="6"/>
        </w:rPr>
        <w:t xml:space="preserve"> </w:t>
      </w:r>
      <w:r w:rsidR="00660485" w:rsidRPr="007A5679">
        <w:rPr>
          <w:rFonts w:ascii="Arial" w:eastAsia="微软雅黑" w:hAnsi="Arial" w:cs="Arial" w:hint="eastAsia"/>
          <w:bCs w:val="0"/>
          <w:spacing w:val="6"/>
        </w:rPr>
        <w:t>小结</w:t>
      </w:r>
      <w:bookmarkEnd w:id="53"/>
      <w:bookmarkEnd w:id="54"/>
    </w:p>
    <w:p w14:paraId="2E24056D" w14:textId="259711B1"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QOS</w:t>
      </w:r>
      <w:r w:rsidR="00AC4493" w:rsidRPr="007A5679">
        <w:rPr>
          <w:rFonts w:ascii="Arial" w:hAnsi="Arial" w:hint="eastAsia"/>
          <w:spacing w:val="6"/>
        </w:rPr>
        <w:t>公链</w:t>
      </w:r>
      <w:r w:rsidRPr="007A5679">
        <w:rPr>
          <w:rFonts w:ascii="Arial" w:hAnsi="Arial" w:hint="eastAsia"/>
          <w:spacing w:val="6"/>
        </w:rPr>
        <w:t>采用</w:t>
      </w:r>
      <w:r w:rsidR="00AC4493" w:rsidRPr="007A5679">
        <w:rPr>
          <w:rFonts w:ascii="Arial" w:hAnsi="Arial" w:hint="eastAsia"/>
          <w:spacing w:val="6"/>
        </w:rPr>
        <w:t>双层</w:t>
      </w:r>
      <w:r w:rsidRPr="007A5679">
        <w:rPr>
          <w:rFonts w:ascii="Arial" w:hAnsi="Arial" w:hint="eastAsia"/>
          <w:spacing w:val="6"/>
        </w:rPr>
        <w:t>链</w:t>
      </w:r>
      <w:r w:rsidR="00AC4493" w:rsidRPr="007A5679">
        <w:rPr>
          <w:rFonts w:ascii="Arial" w:hAnsi="Arial" w:hint="eastAsia"/>
          <w:spacing w:val="6"/>
        </w:rPr>
        <w:t>架构</w:t>
      </w:r>
      <w:r w:rsidRPr="007A5679">
        <w:rPr>
          <w:rFonts w:ascii="Arial" w:hAnsi="Arial" w:hint="eastAsia"/>
          <w:spacing w:val="6"/>
        </w:rPr>
        <w:t>实现性能和容量的扩展，同时实现</w:t>
      </w:r>
      <w:r w:rsidR="00AC4493" w:rsidRPr="007A5679">
        <w:rPr>
          <w:rFonts w:ascii="Arial" w:hAnsi="Arial"/>
          <w:spacing w:val="6"/>
        </w:rPr>
        <w:t>QCP</w:t>
      </w:r>
      <w:r w:rsidRPr="007A5679">
        <w:rPr>
          <w:rFonts w:ascii="Arial" w:hAnsi="Arial" w:hint="eastAsia"/>
          <w:spacing w:val="6"/>
        </w:rPr>
        <w:t>跨链协议，把业务逻辑和底层公链分而治之，在提升交易性能的同时让开发者更容易实现自己的</w:t>
      </w:r>
      <w:r w:rsidR="00AC4493" w:rsidRPr="007A5679">
        <w:rPr>
          <w:rFonts w:ascii="Arial" w:hAnsi="Arial" w:hint="eastAsia"/>
          <w:spacing w:val="6"/>
        </w:rPr>
        <w:t>分布式</w:t>
      </w:r>
      <w:r w:rsidRPr="007A5679">
        <w:rPr>
          <w:rFonts w:ascii="Arial" w:hAnsi="Arial" w:hint="eastAsia"/>
          <w:spacing w:val="6"/>
        </w:rPr>
        <w:t>区块链</w:t>
      </w:r>
      <w:r w:rsidR="00AC4493" w:rsidRPr="007A5679">
        <w:rPr>
          <w:rFonts w:ascii="Arial" w:hAnsi="Arial" w:hint="eastAsia"/>
          <w:spacing w:val="6"/>
        </w:rPr>
        <w:t>应用</w:t>
      </w:r>
      <w:r w:rsidRPr="007A5679">
        <w:rPr>
          <w:rFonts w:ascii="Arial" w:hAnsi="Arial" w:hint="eastAsia"/>
          <w:spacing w:val="6"/>
        </w:rPr>
        <w:t>。安全去中心化的资产托管，方便用户基于钱包实现去中心化交易。</w:t>
      </w:r>
    </w:p>
    <w:p w14:paraId="36F103CF" w14:textId="27FD676B"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QOS</w:t>
      </w:r>
      <w:r w:rsidR="009E3200" w:rsidRPr="007A5679">
        <w:rPr>
          <w:rFonts w:ascii="Arial" w:hAnsi="Arial" w:hint="eastAsia"/>
          <w:spacing w:val="6"/>
        </w:rPr>
        <w:t>公链</w:t>
      </w:r>
      <w:r w:rsidRPr="007A5679">
        <w:rPr>
          <w:rFonts w:ascii="Arial" w:hAnsi="Arial" w:hint="eastAsia"/>
          <w:spacing w:val="6"/>
        </w:rPr>
        <w:t>系统是基于实践考验的概念来设计的，代表着区块链技术社区的实践落地。</w:t>
      </w:r>
      <w:r w:rsidRPr="007A5679">
        <w:rPr>
          <w:rFonts w:ascii="Arial" w:hAnsi="Arial"/>
          <w:spacing w:val="6"/>
        </w:rPr>
        <w:t>QOS</w:t>
      </w:r>
      <w:r w:rsidR="009E3200" w:rsidRPr="007A5679">
        <w:rPr>
          <w:rFonts w:ascii="Arial" w:hAnsi="Arial" w:hint="eastAsia"/>
          <w:spacing w:val="6"/>
        </w:rPr>
        <w:t>公链</w:t>
      </w:r>
      <w:r w:rsidRPr="007A5679">
        <w:rPr>
          <w:rFonts w:ascii="Arial" w:hAnsi="Arial" w:hint="eastAsia"/>
          <w:spacing w:val="6"/>
        </w:rPr>
        <w:t>和</w:t>
      </w:r>
      <w:r w:rsidRPr="007A5679">
        <w:rPr>
          <w:rFonts w:ascii="Arial" w:hAnsi="Arial"/>
          <w:spacing w:val="6"/>
        </w:rPr>
        <w:t>QSC</w:t>
      </w:r>
      <w:r w:rsidR="009E3200" w:rsidRPr="007A5679">
        <w:rPr>
          <w:rFonts w:ascii="Arial" w:hAnsi="Arial" w:hint="eastAsia"/>
          <w:spacing w:val="6"/>
        </w:rPr>
        <w:t>协议</w:t>
      </w:r>
      <w:r w:rsidRPr="007A5679">
        <w:rPr>
          <w:rFonts w:ascii="Arial" w:hAnsi="Arial" w:hint="eastAsia"/>
          <w:spacing w:val="6"/>
        </w:rPr>
        <w:t>提供的生态，是可扩展区块链社区的一部分，为开发者提供完整的区块链场景。</w:t>
      </w:r>
    </w:p>
    <w:p w14:paraId="309CD090" w14:textId="77777777" w:rsidR="00B12768" w:rsidRPr="007A5679" w:rsidRDefault="00B12768" w:rsidP="004F2D44">
      <w:pPr>
        <w:spacing w:line="560" w:lineRule="exact"/>
        <w:ind w:firstLine="504"/>
        <w:jc w:val="both"/>
        <w:rPr>
          <w:rFonts w:ascii="Arial" w:hAnsi="Arial"/>
          <w:spacing w:val="6"/>
        </w:rPr>
      </w:pPr>
    </w:p>
    <w:p w14:paraId="0516ACBA" w14:textId="77777777" w:rsidR="00D967A1" w:rsidRPr="007A5679" w:rsidRDefault="00660485" w:rsidP="004F2D44">
      <w:pPr>
        <w:widowControl/>
        <w:autoSpaceDE/>
        <w:adjustRightInd/>
        <w:ind w:firstLineChars="0" w:firstLine="0"/>
        <w:jc w:val="both"/>
        <w:rPr>
          <w:rFonts w:ascii="Arial" w:hAnsi="Arial"/>
          <w:spacing w:val="6"/>
        </w:rPr>
        <w:sectPr w:rsidR="00D967A1" w:rsidRPr="007A5679">
          <w:headerReference w:type="default" r:id="rId41"/>
          <w:pgSz w:w="11906" w:h="16838"/>
          <w:pgMar w:top="1440" w:right="1800" w:bottom="1440" w:left="1800" w:header="851" w:footer="992" w:gutter="0"/>
          <w:cols w:space="425"/>
          <w:docGrid w:type="lines" w:linePitch="312"/>
        </w:sectPr>
      </w:pPr>
      <w:r w:rsidRPr="007A5679">
        <w:rPr>
          <w:rFonts w:ascii="Arial" w:hAnsi="Arial"/>
          <w:spacing w:val="6"/>
        </w:rPr>
        <w:br w:type="page"/>
      </w:r>
    </w:p>
    <w:p w14:paraId="7F3D08F5" w14:textId="48361FA1" w:rsidR="00AF1F77" w:rsidRPr="00795581" w:rsidRDefault="00AF1F77" w:rsidP="004F2D44">
      <w:pPr>
        <w:spacing w:line="560" w:lineRule="exact"/>
        <w:ind w:firstLine="640"/>
        <w:jc w:val="both"/>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35040" behindDoc="0" locked="0" layoutInCell="1" allowOverlap="1" wp14:anchorId="09419010" wp14:editId="57BB0819">
                <wp:simplePos x="0" y="0"/>
                <wp:positionH relativeFrom="page">
                  <wp:posOffset>7388225</wp:posOffset>
                </wp:positionH>
                <wp:positionV relativeFrom="paragraph">
                  <wp:posOffset>-353060</wp:posOffset>
                </wp:positionV>
                <wp:extent cx="172800" cy="237600"/>
                <wp:effectExtent l="0" t="0" r="0" b="0"/>
                <wp:wrapNone/>
                <wp:docPr id="231" name="矩形 231"/>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1868736" id="矩形 231" o:spid="_x0000_s1026" style="position:absolute;left:0;text-align:left;margin-left:581.75pt;margin-top:-27.8pt;width:13.6pt;height:18.7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Net1CeeAgAAhQUAAA4AAAAAAAAAAAAAAAAALgIAAGRy&#10;cy9lMm9Eb2MueG1sUEsBAi0AFAAGAAgAAAAhAHCtDe3fAAAADQEAAA8AAAAAAAAAAAAAAAAA+AQA&#10;AGRycy9kb3ducmV2LnhtbFBLBQYAAAAABAAEAPMAAAAEBgAAAAA=&#10;" fillcolor="red" stroked="f" strokeweight="2pt">
                <w10:wrap anchorx="page"/>
              </v:rect>
            </w:pict>
          </mc:Fallback>
        </mc:AlternateContent>
      </w:r>
    </w:p>
    <w:p w14:paraId="2B2C0BBE" w14:textId="26913D85" w:rsidR="00B12768" w:rsidRPr="007A5679" w:rsidRDefault="00B12768" w:rsidP="00272AF3">
      <w:pPr>
        <w:pStyle w:val="2"/>
        <w:jc w:val="both"/>
        <w:rPr>
          <w:rFonts w:ascii="Arial" w:hAnsi="Arial" w:cs="Arial"/>
          <w:bCs w:val="0"/>
          <w:spacing w:val="6"/>
        </w:rPr>
      </w:pPr>
      <w:bookmarkStart w:id="55" w:name="_Toc519696399"/>
      <w:bookmarkStart w:id="56" w:name="_GoBack"/>
      <w:bookmarkEnd w:id="56"/>
      <w:r w:rsidRPr="007A5679">
        <w:rPr>
          <w:rFonts w:ascii="Arial" w:hAnsi="Arial" w:cs="Arial"/>
          <w:spacing w:val="6"/>
          <w:sz w:val="52"/>
          <w:szCs w:val="52"/>
        </w:rPr>
        <w:t>4</w:t>
      </w:r>
      <w:r w:rsidR="00F3407E" w:rsidRPr="007A5679">
        <w:rPr>
          <w:rFonts w:ascii="Arial" w:hAnsi="Arial"/>
          <w:spacing w:val="6"/>
          <w:sz w:val="52"/>
          <w:szCs w:val="52"/>
        </w:rPr>
        <w:t xml:space="preserve"> </w:t>
      </w:r>
      <w:r w:rsidR="00F3407E" w:rsidRPr="007A5679">
        <w:rPr>
          <w:rFonts w:ascii="Arial" w:hAnsi="Arial"/>
          <w:spacing w:val="6"/>
        </w:rPr>
        <w:t xml:space="preserve"> </w:t>
      </w:r>
      <w:r w:rsidRPr="007A5679">
        <w:rPr>
          <w:rFonts w:ascii="Arial" w:hAnsi="Arial" w:cs="Arial"/>
          <w:spacing w:val="6"/>
        </w:rPr>
        <w:t>QOS</w:t>
      </w:r>
      <w:r w:rsidR="00DE271C" w:rsidRPr="007A5679">
        <w:rPr>
          <w:rFonts w:ascii="Arial" w:hAnsi="Arial" w:cs="Arial" w:hint="eastAsia"/>
          <w:spacing w:val="6"/>
        </w:rPr>
        <w:t>公链</w:t>
      </w:r>
      <w:r w:rsidRPr="007A5679">
        <w:rPr>
          <w:rFonts w:ascii="Arial" w:hAnsi="Arial" w:cs="Arial" w:hint="eastAsia"/>
          <w:bCs w:val="0"/>
          <w:spacing w:val="6"/>
        </w:rPr>
        <w:t>的愿景：下一代企业级应用社区</w:t>
      </w:r>
      <w:bookmarkEnd w:id="55"/>
    </w:p>
    <w:p w14:paraId="53CB542F" w14:textId="2F8E7B15" w:rsidR="00B12768" w:rsidRPr="007A5679" w:rsidRDefault="00B12768" w:rsidP="00272AF3">
      <w:pPr>
        <w:spacing w:line="560" w:lineRule="exact"/>
        <w:ind w:firstLine="504"/>
        <w:jc w:val="both"/>
        <w:rPr>
          <w:rFonts w:ascii="Arial" w:hAnsi="Arial"/>
          <w:spacing w:val="6"/>
        </w:rPr>
      </w:pPr>
      <w:r w:rsidRPr="007A5679">
        <w:rPr>
          <w:rFonts w:ascii="Arial" w:hAnsi="Arial"/>
          <w:spacing w:val="6"/>
        </w:rPr>
        <w:t>QOS</w:t>
      </w:r>
      <w:r w:rsidR="00DE271C" w:rsidRPr="007A5679">
        <w:rPr>
          <w:rFonts w:ascii="Arial" w:hAnsi="Arial" w:hint="eastAsia"/>
          <w:spacing w:val="6"/>
        </w:rPr>
        <w:t>公链</w:t>
      </w:r>
      <w:r w:rsidRPr="007A5679">
        <w:rPr>
          <w:rFonts w:ascii="Arial" w:hAnsi="Arial" w:hint="eastAsia"/>
          <w:spacing w:val="6"/>
        </w:rPr>
        <w:t>作为下一代企业级应用社区，生态将包含消费、支付、金融、媒体、生活服务、社交等一系列场景服务商，并开放接口给社区，不断的扩展应用领域，发动社区完善</w:t>
      </w:r>
      <w:r w:rsidR="00EA380C" w:rsidRPr="007A5679">
        <w:rPr>
          <w:rFonts w:ascii="Arial" w:hAnsi="Arial" w:hint="eastAsia"/>
          <w:spacing w:val="6"/>
        </w:rPr>
        <w:t>公链</w:t>
      </w:r>
      <w:r w:rsidRPr="007A5679">
        <w:rPr>
          <w:rFonts w:ascii="Arial" w:hAnsi="Arial" w:hint="eastAsia"/>
          <w:spacing w:val="6"/>
        </w:rPr>
        <w:t>钱包、</w:t>
      </w:r>
      <w:r w:rsidR="00EA380C" w:rsidRPr="007A5679">
        <w:rPr>
          <w:rFonts w:ascii="Arial" w:hAnsi="Arial" w:hint="eastAsia"/>
          <w:spacing w:val="6"/>
        </w:rPr>
        <w:t>去中心化</w:t>
      </w:r>
      <w:r w:rsidRPr="007A5679">
        <w:rPr>
          <w:rFonts w:ascii="Arial" w:hAnsi="Arial" w:hint="eastAsia"/>
          <w:spacing w:val="6"/>
        </w:rPr>
        <w:t>交易所、数据服务等配套技术设施和相关产业内容，以逐步完善生态。</w:t>
      </w:r>
    </w:p>
    <w:p w14:paraId="3A6978F3" w14:textId="77777777" w:rsidR="00B12768" w:rsidRPr="007A5679" w:rsidRDefault="00B12768" w:rsidP="00272AF3">
      <w:pPr>
        <w:spacing w:line="560" w:lineRule="exact"/>
        <w:ind w:firstLine="504"/>
        <w:jc w:val="both"/>
        <w:rPr>
          <w:rFonts w:ascii="Arial" w:hAnsi="Arial"/>
          <w:spacing w:val="6"/>
        </w:rPr>
      </w:pPr>
    </w:p>
    <w:p w14:paraId="7B51CF00" w14:textId="77777777" w:rsidR="00B12768" w:rsidRPr="007A5679" w:rsidRDefault="00B12768" w:rsidP="00272AF3">
      <w:pPr>
        <w:pStyle w:val="3"/>
        <w:spacing w:line="300" w:lineRule="auto"/>
        <w:ind w:firstLineChars="0" w:firstLine="0"/>
        <w:jc w:val="both"/>
        <w:rPr>
          <w:rFonts w:ascii="Arial" w:eastAsia="微软雅黑" w:hAnsi="Arial" w:cs="Arial"/>
          <w:spacing w:val="6"/>
        </w:rPr>
      </w:pPr>
      <w:bookmarkStart w:id="57" w:name="_Toc519696400"/>
      <w:r w:rsidRPr="007A5679">
        <w:rPr>
          <w:rFonts w:ascii="Arial" w:eastAsia="微软雅黑" w:hAnsi="Arial" w:cs="Arial"/>
          <w:spacing w:val="6"/>
        </w:rPr>
        <w:t xml:space="preserve">4.1  </w:t>
      </w:r>
      <w:r w:rsidRPr="007A5679">
        <w:rPr>
          <w:rFonts w:ascii="Arial" w:eastAsia="微软雅黑" w:hAnsi="Arial" w:cs="Arial" w:hint="eastAsia"/>
          <w:spacing w:val="6"/>
        </w:rPr>
        <w:t>用户社区</w:t>
      </w:r>
      <w:bookmarkEnd w:id="57"/>
    </w:p>
    <w:p w14:paraId="0C7F3335" w14:textId="049B22E7" w:rsidR="00B12768" w:rsidRPr="007A5679" w:rsidRDefault="00B12768" w:rsidP="00272AF3">
      <w:pPr>
        <w:spacing w:line="560" w:lineRule="exact"/>
        <w:ind w:firstLine="504"/>
        <w:jc w:val="both"/>
        <w:rPr>
          <w:rFonts w:ascii="Arial" w:hAnsi="Arial"/>
          <w:spacing w:val="6"/>
        </w:rPr>
      </w:pPr>
      <w:r w:rsidRPr="00795581">
        <w:rPr>
          <w:rFonts w:ascii="Arial" w:hAnsi="Arial"/>
          <w:spacing w:val="6"/>
        </w:rPr>
        <w:t>Q</w:t>
      </w:r>
      <w:r w:rsidRPr="007A5679">
        <w:rPr>
          <w:rFonts w:ascii="Arial" w:hAnsi="Arial"/>
          <w:spacing w:val="6"/>
        </w:rPr>
        <w:t>OS</w:t>
      </w:r>
      <w:r w:rsidRPr="007A5679">
        <w:rPr>
          <w:rFonts w:ascii="Arial" w:hAnsi="Arial" w:hint="eastAsia"/>
          <w:spacing w:val="6"/>
        </w:rPr>
        <w:t>社区的建设作为一个有步骤的系列运营行为，离不开社区公民的活跃和贡献，</w:t>
      </w:r>
      <w:r w:rsidRPr="007A5679">
        <w:rPr>
          <w:rFonts w:ascii="Arial" w:hAnsi="Arial"/>
          <w:spacing w:val="6"/>
        </w:rPr>
        <w:t>QOS</w:t>
      </w:r>
      <w:r w:rsidR="00F350B4" w:rsidRPr="007A5679">
        <w:rPr>
          <w:rFonts w:ascii="Arial" w:hAnsi="Arial" w:hint="eastAsia"/>
          <w:spacing w:val="6"/>
        </w:rPr>
        <w:t>公链</w:t>
      </w:r>
      <w:r w:rsidRPr="007A5679">
        <w:rPr>
          <w:rFonts w:ascii="Arial" w:hAnsi="Arial" w:hint="eastAsia"/>
          <w:spacing w:val="6"/>
        </w:rPr>
        <w:t>首先应用于战略合作伙伴—</w:t>
      </w:r>
      <w:r w:rsidRPr="007A5679">
        <w:rPr>
          <w:rFonts w:ascii="Arial" w:hAnsi="Arial" w:hint="eastAsia"/>
          <w:b/>
          <w:spacing w:val="6"/>
        </w:rPr>
        <w:t>钱包星云</w:t>
      </w:r>
      <w:r w:rsidRPr="007A5679">
        <w:rPr>
          <w:rFonts w:ascii="Arial" w:hAnsi="Arial" w:hint="eastAsia"/>
          <w:spacing w:val="6"/>
        </w:rPr>
        <w:t>。</w:t>
      </w:r>
    </w:p>
    <w:p w14:paraId="06DC23A4" w14:textId="1BD792CA" w:rsidR="00B12768" w:rsidRPr="007A5679" w:rsidRDefault="00B12768" w:rsidP="00272AF3">
      <w:pPr>
        <w:spacing w:line="560" w:lineRule="exact"/>
        <w:ind w:firstLine="504"/>
        <w:jc w:val="both"/>
        <w:rPr>
          <w:rFonts w:ascii="Arial" w:hAnsi="Arial"/>
          <w:spacing w:val="6"/>
        </w:rPr>
      </w:pPr>
      <w:r w:rsidRPr="007A5679">
        <w:rPr>
          <w:rFonts w:ascii="Arial" w:hAnsi="Arial" w:hint="eastAsia"/>
          <w:spacing w:val="6"/>
        </w:rPr>
        <w:t>钱包星云通过“</w:t>
      </w:r>
      <w:r w:rsidRPr="007A5679">
        <w:rPr>
          <w:rFonts w:ascii="Arial" w:hAnsi="Arial" w:hint="eastAsia"/>
          <w:b/>
          <w:spacing w:val="6"/>
        </w:rPr>
        <w:t>数字资产</w:t>
      </w:r>
      <w:r w:rsidRPr="007A5679">
        <w:rPr>
          <w:rFonts w:ascii="Arial" w:hAnsi="Arial"/>
          <w:b/>
          <w:spacing w:val="6"/>
        </w:rPr>
        <w:t>+</w:t>
      </w:r>
      <w:r w:rsidRPr="007A5679">
        <w:rPr>
          <w:rFonts w:ascii="Arial" w:hAnsi="Arial" w:hint="eastAsia"/>
          <w:b/>
          <w:spacing w:val="6"/>
        </w:rPr>
        <w:t>数字通兑积分</w:t>
      </w:r>
      <w:r w:rsidRPr="007A5679">
        <w:rPr>
          <w:rFonts w:ascii="Arial" w:hAnsi="Arial"/>
          <w:spacing w:val="6"/>
        </w:rPr>
        <w:t>”</w:t>
      </w:r>
      <w:r w:rsidRPr="007A5679">
        <w:rPr>
          <w:rFonts w:ascii="Arial" w:hAnsi="Arial" w:hint="eastAsia"/>
          <w:spacing w:val="6"/>
        </w:rPr>
        <w:t>打通</w:t>
      </w:r>
      <w:r w:rsidRPr="007A5679">
        <w:rPr>
          <w:rFonts w:ascii="Arial" w:hAnsi="Arial"/>
          <w:spacing w:val="6"/>
        </w:rPr>
        <w:t>QOS</w:t>
      </w:r>
      <w:r w:rsidRPr="007A5679">
        <w:rPr>
          <w:rFonts w:ascii="Arial" w:hAnsi="Arial" w:hint="eastAsia"/>
          <w:spacing w:val="6"/>
        </w:rPr>
        <w:t>社区第一批企业应用的账户系统，包括钱包生活、钱包金融、卡惠、停车钱包等。在钱包星云体系内，各企业应用场景通过</w:t>
      </w:r>
      <w:r w:rsidR="00D560A9" w:rsidRPr="007A5679">
        <w:rPr>
          <w:rFonts w:ascii="Arial" w:hAnsi="Arial"/>
          <w:spacing w:val="6"/>
        </w:rPr>
        <w:t>QOS</w:t>
      </w:r>
      <w:r w:rsidR="00D560A9" w:rsidRPr="007A5679">
        <w:rPr>
          <w:rFonts w:ascii="Arial" w:hAnsi="Arial" w:hint="eastAsia"/>
          <w:spacing w:val="6"/>
        </w:rPr>
        <w:t>公链</w:t>
      </w:r>
      <w:r w:rsidRPr="007A5679">
        <w:rPr>
          <w:rFonts w:ascii="Arial" w:hAnsi="Arial" w:hint="eastAsia"/>
          <w:spacing w:val="6"/>
        </w:rPr>
        <w:t>形成统一的链上身份，</w:t>
      </w:r>
      <w:r w:rsidR="00D560A9" w:rsidRPr="007A5679">
        <w:rPr>
          <w:rFonts w:ascii="Arial" w:hAnsi="Arial" w:hint="eastAsia"/>
          <w:spacing w:val="6"/>
        </w:rPr>
        <w:t>对接已有的</w:t>
      </w:r>
      <w:r w:rsidRPr="007A5679">
        <w:rPr>
          <w:rFonts w:ascii="Arial" w:hAnsi="Arial" w:hint="eastAsia"/>
          <w:spacing w:val="6"/>
        </w:rPr>
        <w:t>通用积分体系，并可</w:t>
      </w:r>
      <w:r w:rsidR="00906F98" w:rsidRPr="007A5679">
        <w:rPr>
          <w:rFonts w:ascii="Arial" w:hAnsi="Arial" w:hint="eastAsia"/>
          <w:spacing w:val="6"/>
        </w:rPr>
        <w:t>依据</w:t>
      </w:r>
      <w:r w:rsidR="00906F98" w:rsidRPr="007A5679">
        <w:rPr>
          <w:rFonts w:ascii="Arial" w:hAnsi="Arial"/>
          <w:spacing w:val="6"/>
        </w:rPr>
        <w:t>QSC</w:t>
      </w:r>
      <w:r w:rsidR="00906F98" w:rsidRPr="007A5679">
        <w:rPr>
          <w:rFonts w:ascii="Arial" w:hAnsi="Arial" w:hint="eastAsia"/>
          <w:spacing w:val="6"/>
        </w:rPr>
        <w:t>协议</w:t>
      </w:r>
      <w:r w:rsidRPr="007A5679">
        <w:rPr>
          <w:rFonts w:ascii="Arial" w:hAnsi="Arial" w:hint="eastAsia"/>
          <w:spacing w:val="6"/>
        </w:rPr>
        <w:t>自行发布数字资产。</w:t>
      </w:r>
    </w:p>
    <w:p w14:paraId="46500493" w14:textId="61E2FD2A" w:rsidR="00B12768" w:rsidRPr="007A5679" w:rsidRDefault="00B12768" w:rsidP="00272AF3">
      <w:pPr>
        <w:spacing w:line="560" w:lineRule="exact"/>
        <w:ind w:firstLine="504"/>
        <w:jc w:val="both"/>
        <w:rPr>
          <w:rFonts w:ascii="Arial" w:hAnsi="Arial"/>
          <w:spacing w:val="6"/>
        </w:rPr>
      </w:pPr>
      <w:r w:rsidRPr="007A5679">
        <w:rPr>
          <w:rFonts w:ascii="Arial" w:hAnsi="Arial" w:hint="eastAsia"/>
          <w:spacing w:val="6"/>
        </w:rPr>
        <w:t>目前钱包生活活跃商户达到</w:t>
      </w:r>
      <w:r w:rsidRPr="007A5679">
        <w:rPr>
          <w:rFonts w:ascii="Arial" w:hAnsi="Arial"/>
          <w:b/>
          <w:spacing w:val="6"/>
        </w:rPr>
        <w:t>40</w:t>
      </w:r>
      <w:r w:rsidRPr="007A5679">
        <w:rPr>
          <w:rFonts w:ascii="Arial" w:hAnsi="Arial" w:hint="eastAsia"/>
          <w:b/>
          <w:spacing w:val="6"/>
        </w:rPr>
        <w:t>万</w:t>
      </w:r>
      <w:r w:rsidRPr="007A5679">
        <w:rPr>
          <w:rFonts w:ascii="Arial" w:hAnsi="Arial" w:hint="eastAsia"/>
          <w:spacing w:val="6"/>
        </w:rPr>
        <w:t>，触及</w:t>
      </w:r>
      <w:r w:rsidRPr="007A5679">
        <w:rPr>
          <w:rFonts w:ascii="Arial" w:hAnsi="Arial"/>
          <w:spacing w:val="6"/>
        </w:rPr>
        <w:t>C</w:t>
      </w:r>
      <w:r w:rsidRPr="007A5679">
        <w:rPr>
          <w:rFonts w:ascii="Arial" w:hAnsi="Arial" w:hint="eastAsia"/>
          <w:spacing w:val="6"/>
        </w:rPr>
        <w:t>端用户可达</w:t>
      </w:r>
      <w:r w:rsidRPr="007A5679">
        <w:rPr>
          <w:rFonts w:ascii="Arial" w:hAnsi="Arial"/>
          <w:b/>
          <w:spacing w:val="6"/>
        </w:rPr>
        <w:t>5000</w:t>
      </w:r>
      <w:r w:rsidRPr="007A5679">
        <w:rPr>
          <w:rFonts w:ascii="Arial" w:hAnsi="Arial" w:hint="eastAsia"/>
          <w:b/>
          <w:spacing w:val="6"/>
        </w:rPr>
        <w:t>万</w:t>
      </w:r>
      <w:r w:rsidRPr="007A5679">
        <w:rPr>
          <w:rFonts w:ascii="Arial" w:hAnsi="Arial" w:hint="eastAsia"/>
          <w:spacing w:val="6"/>
        </w:rPr>
        <w:t>规模。钱包金融拥有高素质活跃用户</w:t>
      </w:r>
      <w:r w:rsidRPr="007A5679">
        <w:rPr>
          <w:rFonts w:ascii="Arial" w:hAnsi="Arial" w:hint="eastAsia"/>
          <w:b/>
          <w:spacing w:val="6"/>
        </w:rPr>
        <w:t>百万</w:t>
      </w:r>
      <w:r w:rsidRPr="007A5679">
        <w:rPr>
          <w:rFonts w:ascii="Arial" w:hAnsi="Arial" w:hint="eastAsia"/>
          <w:spacing w:val="6"/>
        </w:rPr>
        <w:t>以上，卡惠总用户量</w:t>
      </w:r>
      <w:r w:rsidRPr="007A5679">
        <w:rPr>
          <w:rFonts w:ascii="Arial" w:hAnsi="Arial"/>
          <w:b/>
          <w:spacing w:val="6"/>
        </w:rPr>
        <w:t>500</w:t>
      </w:r>
      <w:r w:rsidRPr="007A5679">
        <w:rPr>
          <w:rFonts w:ascii="Arial" w:hAnsi="Arial" w:hint="eastAsia"/>
          <w:b/>
          <w:spacing w:val="6"/>
        </w:rPr>
        <w:t>万</w:t>
      </w:r>
      <w:r w:rsidRPr="007A5679">
        <w:rPr>
          <w:rFonts w:ascii="Arial" w:hAnsi="Arial" w:hint="eastAsia"/>
          <w:spacing w:val="6"/>
        </w:rPr>
        <w:t>左右，停车钱包服务</w:t>
      </w:r>
      <w:r w:rsidRPr="007A5679">
        <w:rPr>
          <w:rFonts w:ascii="Arial" w:hAnsi="Arial"/>
          <w:b/>
          <w:spacing w:val="6"/>
        </w:rPr>
        <w:t>1000</w:t>
      </w:r>
      <w:r w:rsidRPr="007A5679">
        <w:rPr>
          <w:rFonts w:ascii="Arial" w:hAnsi="Arial" w:hint="eastAsia"/>
          <w:b/>
          <w:spacing w:val="6"/>
        </w:rPr>
        <w:t>万</w:t>
      </w:r>
      <w:r w:rsidRPr="007A5679">
        <w:rPr>
          <w:rFonts w:ascii="Arial" w:hAnsi="Arial" w:hint="eastAsia"/>
          <w:spacing w:val="6"/>
        </w:rPr>
        <w:t>车主。这些用户将</w:t>
      </w:r>
      <w:r w:rsidR="002B607F" w:rsidRPr="007A5679">
        <w:rPr>
          <w:rFonts w:ascii="Arial" w:hAnsi="Arial" w:hint="eastAsia"/>
          <w:spacing w:val="6"/>
        </w:rPr>
        <w:t>通过钱包星云的服务在</w:t>
      </w:r>
      <w:r w:rsidR="002B607F" w:rsidRPr="007A5679">
        <w:rPr>
          <w:rFonts w:ascii="Arial" w:hAnsi="Arial"/>
          <w:spacing w:val="6"/>
        </w:rPr>
        <w:t>QOS</w:t>
      </w:r>
      <w:r w:rsidR="002B607F" w:rsidRPr="007A5679">
        <w:rPr>
          <w:rFonts w:ascii="Arial" w:hAnsi="Arial" w:hint="eastAsia"/>
          <w:spacing w:val="6"/>
        </w:rPr>
        <w:t>公链上</w:t>
      </w:r>
      <w:r w:rsidRPr="007A5679">
        <w:rPr>
          <w:rFonts w:ascii="Arial" w:hAnsi="Arial" w:hint="eastAsia"/>
          <w:spacing w:val="6"/>
        </w:rPr>
        <w:t>形成统一的链上数字身份。同时，钱包星云亦向所有愿意加入</w:t>
      </w:r>
      <w:r w:rsidR="00EE247C" w:rsidRPr="007A5679">
        <w:rPr>
          <w:rFonts w:ascii="Arial" w:hAnsi="Arial"/>
          <w:spacing w:val="6"/>
        </w:rPr>
        <w:t>QOS</w:t>
      </w:r>
      <w:r w:rsidR="00EE247C" w:rsidRPr="007A5679">
        <w:rPr>
          <w:rFonts w:ascii="Arial" w:hAnsi="Arial" w:hint="eastAsia"/>
          <w:spacing w:val="6"/>
        </w:rPr>
        <w:t>公链</w:t>
      </w:r>
      <w:r w:rsidRPr="007A5679">
        <w:rPr>
          <w:rFonts w:ascii="Arial" w:hAnsi="Arial" w:hint="eastAsia"/>
          <w:spacing w:val="6"/>
        </w:rPr>
        <w:t>的</w:t>
      </w:r>
      <w:r w:rsidR="00EE247C" w:rsidRPr="007A5679">
        <w:rPr>
          <w:rFonts w:ascii="Arial" w:hAnsi="Arial" w:hint="eastAsia"/>
          <w:spacing w:val="6"/>
        </w:rPr>
        <w:t>分布式</w:t>
      </w:r>
      <w:r w:rsidRPr="007A5679">
        <w:rPr>
          <w:rFonts w:ascii="Arial" w:hAnsi="Arial" w:hint="eastAsia"/>
          <w:spacing w:val="6"/>
        </w:rPr>
        <w:t>应用开放，并维持链上统一数字身份。</w:t>
      </w:r>
    </w:p>
    <w:p w14:paraId="06CC4583" w14:textId="4E57B900" w:rsidR="00B12768" w:rsidRPr="007A5679" w:rsidRDefault="00B12768" w:rsidP="00272AF3">
      <w:pPr>
        <w:spacing w:line="560" w:lineRule="exact"/>
        <w:ind w:firstLine="504"/>
        <w:jc w:val="both"/>
        <w:rPr>
          <w:rFonts w:ascii="Arial" w:hAnsi="Arial"/>
          <w:spacing w:val="6"/>
        </w:rPr>
      </w:pPr>
      <w:r w:rsidRPr="007A5679">
        <w:rPr>
          <w:rFonts w:ascii="Arial" w:hAnsi="Arial" w:hint="eastAsia"/>
          <w:spacing w:val="6"/>
        </w:rPr>
        <w:t>钱包星云在完成统一数字身份之后，将帮助用户把分布在各个应用场景中的各种权益转化为数字资产。在这一过程中，也将帮助各场景自行设计权益和数字资产之间的转化方式，激励各场景发挥自身优势，根据各自对用户服务的理解，创造性的发行数字资产。钱包星云本身也将进行示范性的数字资产发行，形成各场景应用的互动，并通过数字资产的多样化，提升整个场</w:t>
      </w:r>
      <w:ins w:id="58" w:author="Windows 用户" w:date="2018-07-18T17:27:00Z">
        <w:r w:rsidR="00723D79" w:rsidRPr="00154F48">
          <w:rPr>
            <w:rFonts w:ascii="Arial" w:hAnsi="Arial"/>
            <w:noProof/>
            <w:spacing w:val="6"/>
            <w:sz w:val="32"/>
            <w:szCs w:val="32"/>
          </w:rPr>
          <w:lastRenderedPageBreak/>
          <mc:AlternateContent>
            <mc:Choice Requires="wps">
              <w:drawing>
                <wp:anchor distT="0" distB="0" distL="114300" distR="114300" simplePos="0" relativeHeight="251792384" behindDoc="0" locked="0" layoutInCell="1" allowOverlap="1" wp14:anchorId="5418348C" wp14:editId="5105D859">
                  <wp:simplePos x="0" y="0"/>
                  <wp:positionH relativeFrom="page">
                    <wp:posOffset>7388225</wp:posOffset>
                  </wp:positionH>
                  <wp:positionV relativeFrom="paragraph">
                    <wp:posOffset>-353060</wp:posOffset>
                  </wp:positionV>
                  <wp:extent cx="172800" cy="237600"/>
                  <wp:effectExtent l="0" t="0" r="0" b="0"/>
                  <wp:wrapNone/>
                  <wp:docPr id="9" name="矩形 9"/>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D1503" id="矩形 9" o:spid="_x0000_s1026" style="position:absolute;left:0;text-align:left;margin-left:581.75pt;margin-top:-27.8pt;width:13.6pt;height:18.7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" fillcolor="red" stroked="f" strokeweight="2pt">
                  <w10:wrap anchorx="page"/>
                </v:rect>
              </w:pict>
            </mc:Fallback>
          </mc:AlternateContent>
        </w:r>
      </w:ins>
      <w:r w:rsidRPr="007A5679">
        <w:rPr>
          <w:rFonts w:ascii="Arial" w:hAnsi="Arial" w:hint="eastAsia"/>
          <w:spacing w:val="6"/>
        </w:rPr>
        <w:t>景的获客能力，培养用户使用数字资产的习惯，享受数字资产的各种权益。</w:t>
      </w:r>
    </w:p>
    <w:p w14:paraId="6593585A" w14:textId="39535E5C" w:rsidR="00B12768" w:rsidRPr="007A5679" w:rsidRDefault="00B12768" w:rsidP="00272AF3">
      <w:pPr>
        <w:spacing w:line="560" w:lineRule="exact"/>
        <w:ind w:firstLine="504"/>
        <w:jc w:val="both"/>
        <w:rPr>
          <w:rFonts w:ascii="Arial" w:hAnsi="Arial"/>
          <w:spacing w:val="6"/>
        </w:rPr>
      </w:pPr>
      <w:r w:rsidRPr="007A5679">
        <w:rPr>
          <w:rFonts w:ascii="Arial" w:hAnsi="Arial" w:hint="eastAsia"/>
          <w:spacing w:val="6"/>
        </w:rPr>
        <w:t>在发行企业级场景数字资产的同时。</w:t>
      </w:r>
      <w:r w:rsidRPr="007A5679">
        <w:rPr>
          <w:rFonts w:ascii="Arial" w:hAnsi="Arial"/>
          <w:spacing w:val="6"/>
        </w:rPr>
        <w:t>QOS</w:t>
      </w:r>
      <w:r w:rsidRPr="007A5679">
        <w:rPr>
          <w:rFonts w:ascii="Arial" w:hAnsi="Arial" w:hint="eastAsia"/>
          <w:spacing w:val="6"/>
        </w:rPr>
        <w:t>社区将在钱包星云的基础上进一步发展，利用独特的新媒体传播方式，</w:t>
      </w:r>
      <w:r w:rsidR="00F1052C" w:rsidRPr="007A5679">
        <w:rPr>
          <w:rFonts w:ascii="Arial" w:hAnsi="Arial" w:hint="eastAsia"/>
          <w:spacing w:val="6"/>
        </w:rPr>
        <w:t>打卡、邀请、空投激励等方式使得</w:t>
      </w:r>
      <w:r w:rsidR="00F1052C" w:rsidRPr="007A5679">
        <w:rPr>
          <w:rFonts w:ascii="Arial" w:hAnsi="Arial"/>
          <w:spacing w:val="6"/>
        </w:rPr>
        <w:t>QOS</w:t>
      </w:r>
      <w:r w:rsidR="00F1052C" w:rsidRPr="007A5679">
        <w:rPr>
          <w:rFonts w:ascii="Arial" w:hAnsi="Arial" w:hint="eastAsia"/>
          <w:spacing w:val="6"/>
        </w:rPr>
        <w:t>社区的每一个用户都逐步拥有高等级数字资产</w:t>
      </w:r>
      <w:r w:rsidRPr="007A5679">
        <w:rPr>
          <w:rFonts w:ascii="Arial" w:hAnsi="Arial" w:hint="eastAsia"/>
          <w:spacing w:val="6"/>
        </w:rPr>
        <w:t>。并在用户使用数字资产的习惯养成基础之上，促进高等级数字资产的流通，形成活跃的社区氛围。</w:t>
      </w:r>
      <w:r w:rsidRPr="007A5679">
        <w:rPr>
          <w:rFonts w:ascii="Arial" w:hAnsi="Arial"/>
          <w:spacing w:val="6"/>
        </w:rPr>
        <w:t>QOS</w:t>
      </w:r>
      <w:r w:rsidRPr="007A5679">
        <w:rPr>
          <w:rFonts w:ascii="Arial" w:hAnsi="Arial" w:hint="eastAsia"/>
          <w:spacing w:val="6"/>
        </w:rPr>
        <w:t>社区的公民享有全部的自治权和公民权，将通过数字资产分享体系建立参与热情，打造形成共识的“劳动者社群”，团结社群的力量，共同实现共享的经济体，</w:t>
      </w:r>
      <w:r w:rsidRPr="007A5679">
        <w:rPr>
          <w:rFonts w:ascii="Arial" w:hAnsi="Arial" w:hint="eastAsia"/>
          <w:b/>
          <w:spacing w:val="6"/>
        </w:rPr>
        <w:t>源源不断的为整个</w:t>
      </w:r>
      <w:r w:rsidRPr="007A5679">
        <w:rPr>
          <w:rFonts w:ascii="Arial" w:hAnsi="Arial"/>
          <w:b/>
          <w:spacing w:val="6"/>
        </w:rPr>
        <w:t>QOS</w:t>
      </w:r>
      <w:r w:rsidRPr="007A5679">
        <w:rPr>
          <w:rFonts w:ascii="Arial" w:hAnsi="Arial" w:hint="eastAsia"/>
          <w:b/>
          <w:spacing w:val="6"/>
        </w:rPr>
        <w:t>生态导流</w:t>
      </w:r>
      <w:r w:rsidRPr="007A5679">
        <w:rPr>
          <w:rFonts w:ascii="Arial" w:hAnsi="Arial" w:hint="eastAsia"/>
          <w:spacing w:val="6"/>
        </w:rPr>
        <w:t>。</w:t>
      </w:r>
    </w:p>
    <w:p w14:paraId="60B16383" w14:textId="2BE67452" w:rsidR="00B12768" w:rsidRPr="007A5679" w:rsidRDefault="00B12768" w:rsidP="00272AF3">
      <w:pPr>
        <w:spacing w:line="560" w:lineRule="exact"/>
        <w:ind w:firstLine="504"/>
        <w:jc w:val="both"/>
        <w:rPr>
          <w:rFonts w:ascii="Arial" w:hAnsi="Arial"/>
          <w:b/>
          <w:spacing w:val="6"/>
        </w:rPr>
      </w:pPr>
      <w:r w:rsidRPr="007A5679">
        <w:rPr>
          <w:rFonts w:ascii="Arial" w:hAnsi="Arial"/>
          <w:b/>
          <w:spacing w:val="6"/>
        </w:rPr>
        <w:t>QOS</w:t>
      </w:r>
      <w:r w:rsidR="0003262D" w:rsidRPr="007A5679">
        <w:rPr>
          <w:rFonts w:ascii="Arial" w:hAnsi="Arial" w:hint="eastAsia"/>
          <w:b/>
          <w:spacing w:val="6"/>
        </w:rPr>
        <w:t>生态</w:t>
      </w:r>
      <w:r w:rsidRPr="007A5679">
        <w:rPr>
          <w:rFonts w:ascii="Arial" w:hAnsi="Arial" w:hint="eastAsia"/>
          <w:b/>
          <w:spacing w:val="6"/>
        </w:rPr>
        <w:t>已经有非常成熟的支付公司、商业银行、互联网金融、新媒体公司作为合作场景服务商加入，</w:t>
      </w:r>
      <w:r w:rsidRPr="007A5679">
        <w:rPr>
          <w:rFonts w:ascii="Arial" w:hAnsi="Arial"/>
          <w:b/>
          <w:spacing w:val="6"/>
        </w:rPr>
        <w:t>300</w:t>
      </w:r>
      <w:r w:rsidRPr="007A5679">
        <w:rPr>
          <w:rFonts w:ascii="Arial" w:hAnsi="Arial" w:hint="eastAsia"/>
          <w:b/>
          <w:spacing w:val="6"/>
        </w:rPr>
        <w:t>个城市超过</w:t>
      </w:r>
      <w:r w:rsidRPr="007A5679">
        <w:rPr>
          <w:rFonts w:ascii="Arial" w:hAnsi="Arial"/>
          <w:b/>
          <w:spacing w:val="6"/>
        </w:rPr>
        <w:t>40</w:t>
      </w:r>
      <w:r w:rsidRPr="007A5679">
        <w:rPr>
          <w:rFonts w:ascii="Arial" w:hAnsi="Arial" w:hint="eastAsia"/>
          <w:b/>
          <w:spacing w:val="6"/>
        </w:rPr>
        <w:t>万本地商户、</w:t>
      </w:r>
      <w:r w:rsidRPr="007A5679">
        <w:rPr>
          <w:rFonts w:ascii="Arial" w:hAnsi="Arial"/>
          <w:b/>
          <w:spacing w:val="6"/>
        </w:rPr>
        <w:t>1000</w:t>
      </w:r>
      <w:r w:rsidRPr="007A5679">
        <w:rPr>
          <w:rFonts w:ascii="Arial" w:hAnsi="Arial" w:hint="eastAsia"/>
          <w:b/>
          <w:spacing w:val="6"/>
        </w:rPr>
        <w:t>多个停车场的交易场景将建立在</w:t>
      </w:r>
      <w:r w:rsidRPr="007A5679">
        <w:rPr>
          <w:rFonts w:ascii="Arial" w:hAnsi="Arial"/>
          <w:b/>
          <w:spacing w:val="6"/>
        </w:rPr>
        <w:t>QOS</w:t>
      </w:r>
      <w:r w:rsidRPr="007A5679">
        <w:rPr>
          <w:rFonts w:ascii="Arial" w:hAnsi="Arial" w:hint="eastAsia"/>
          <w:b/>
          <w:spacing w:val="6"/>
        </w:rPr>
        <w:t>平台之上，合计月交易流水超过</w:t>
      </w:r>
      <w:r w:rsidRPr="007A5679">
        <w:rPr>
          <w:rFonts w:ascii="Arial" w:hAnsi="Arial"/>
          <w:b/>
          <w:spacing w:val="6"/>
        </w:rPr>
        <w:t>60</w:t>
      </w:r>
      <w:r w:rsidRPr="007A5679">
        <w:rPr>
          <w:rFonts w:ascii="Arial" w:hAnsi="Arial" w:hint="eastAsia"/>
          <w:b/>
          <w:spacing w:val="6"/>
        </w:rPr>
        <w:t>亿元，交易笔数超过</w:t>
      </w:r>
      <w:r w:rsidRPr="007A5679">
        <w:rPr>
          <w:rFonts w:ascii="Arial" w:hAnsi="Arial"/>
          <w:b/>
          <w:spacing w:val="6"/>
        </w:rPr>
        <w:t>3000</w:t>
      </w:r>
      <w:r w:rsidRPr="007A5679">
        <w:rPr>
          <w:rFonts w:ascii="Arial" w:hAnsi="Arial" w:hint="eastAsia"/>
          <w:b/>
          <w:spacing w:val="6"/>
        </w:rPr>
        <w:t>万笔，平台将触达</w:t>
      </w:r>
      <w:r w:rsidR="0003262D" w:rsidRPr="007A5679">
        <w:rPr>
          <w:rFonts w:ascii="Arial" w:hAnsi="Arial"/>
          <w:b/>
          <w:spacing w:val="6"/>
        </w:rPr>
        <w:t>5</w:t>
      </w:r>
      <w:r w:rsidRPr="007A5679">
        <w:rPr>
          <w:rFonts w:ascii="Arial" w:hAnsi="Arial"/>
          <w:b/>
          <w:spacing w:val="6"/>
        </w:rPr>
        <w:t>000</w:t>
      </w:r>
      <w:r w:rsidRPr="007A5679">
        <w:rPr>
          <w:rFonts w:ascii="Arial" w:hAnsi="Arial" w:hint="eastAsia"/>
          <w:b/>
          <w:spacing w:val="6"/>
        </w:rPr>
        <w:t>万以上的交易用户，每月将产生超过</w:t>
      </w:r>
      <w:r w:rsidRPr="007A5679">
        <w:rPr>
          <w:rFonts w:ascii="Arial" w:hAnsi="Arial"/>
          <w:b/>
          <w:spacing w:val="6"/>
        </w:rPr>
        <w:t>20</w:t>
      </w:r>
      <w:r w:rsidRPr="007A5679">
        <w:rPr>
          <w:rFonts w:ascii="Arial" w:hAnsi="Arial" w:hint="eastAsia"/>
          <w:b/>
          <w:spacing w:val="6"/>
        </w:rPr>
        <w:t>亿元的借贷需求。未来会不断孵化、接纳例如出行、外卖、快递、社交服务商。</w:t>
      </w:r>
    </w:p>
    <w:p w14:paraId="4A65887F" w14:textId="77777777" w:rsidR="00E80170" w:rsidRPr="007A5679" w:rsidRDefault="00E80170" w:rsidP="004F2D44">
      <w:pPr>
        <w:spacing w:line="200" w:lineRule="exact"/>
        <w:ind w:firstLine="504"/>
        <w:jc w:val="both"/>
        <w:rPr>
          <w:rFonts w:ascii="Arial" w:hAnsi="Arial"/>
          <w:spacing w:val="6"/>
        </w:rPr>
      </w:pPr>
    </w:p>
    <w:p w14:paraId="0161850E" w14:textId="77777777" w:rsidR="00B12768" w:rsidRPr="007A5679" w:rsidRDefault="00B12768" w:rsidP="00614889">
      <w:pPr>
        <w:ind w:firstLineChars="0" w:firstLine="0"/>
        <w:jc w:val="center"/>
        <w:rPr>
          <w:rFonts w:ascii="Arial" w:hAnsi="Arial"/>
          <w:spacing w:val="6"/>
        </w:rPr>
      </w:pPr>
      <w:r w:rsidRPr="00154F48">
        <w:rPr>
          <w:rFonts w:ascii="Arial" w:hAnsi="Arial"/>
          <w:noProof/>
          <w:spacing w:val="6"/>
        </w:rPr>
        <w:drawing>
          <wp:inline distT="0" distB="0" distL="0" distR="0" wp14:anchorId="6E614E50" wp14:editId="7BDE21ED">
            <wp:extent cx="4163349" cy="3114675"/>
            <wp:effectExtent l="0" t="0" r="889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6146" cy="3169136"/>
                    </a:xfrm>
                    <a:prstGeom prst="rect">
                      <a:avLst/>
                    </a:prstGeom>
                    <a:noFill/>
                  </pic:spPr>
                </pic:pic>
              </a:graphicData>
            </a:graphic>
          </wp:inline>
        </w:drawing>
      </w:r>
    </w:p>
    <w:p w14:paraId="153A1ADE" w14:textId="25261852" w:rsidR="00B12768" w:rsidRPr="007A5679" w:rsidRDefault="00B12768" w:rsidP="00614889">
      <w:pPr>
        <w:pStyle w:val="a6"/>
        <w:ind w:firstLineChars="0" w:firstLine="0"/>
        <w:jc w:val="center"/>
        <w:rPr>
          <w:rFonts w:ascii="Arial" w:eastAsia="微软雅黑" w:hAnsi="Arial" w:cs="宋体"/>
          <w:spacing w:val="6"/>
          <w:sz w:val="21"/>
          <w:szCs w:val="24"/>
        </w:rPr>
      </w:pPr>
      <w:r w:rsidRPr="007A5679">
        <w:rPr>
          <w:rFonts w:ascii="Arial" w:eastAsia="微软雅黑" w:hAnsi="Arial" w:cs="宋体" w:hint="eastAsia"/>
          <w:spacing w:val="6"/>
          <w:sz w:val="21"/>
          <w:szCs w:val="24"/>
        </w:rPr>
        <w:t>图</w:t>
      </w:r>
      <w:r w:rsidRPr="007A5679">
        <w:rPr>
          <w:rFonts w:ascii="Arial" w:eastAsia="微软雅黑" w:hAnsi="Arial" w:cs="宋体"/>
          <w:spacing w:val="6"/>
          <w:sz w:val="21"/>
          <w:szCs w:val="24"/>
        </w:rPr>
        <w:t>4.1 QOS</w:t>
      </w:r>
      <w:r w:rsidRPr="007A5679">
        <w:rPr>
          <w:rFonts w:ascii="Arial" w:eastAsia="微软雅黑" w:hAnsi="Arial" w:cs="宋体" w:hint="eastAsia"/>
          <w:spacing w:val="6"/>
          <w:sz w:val="21"/>
          <w:szCs w:val="24"/>
        </w:rPr>
        <w:t>生态示意</w:t>
      </w:r>
    </w:p>
    <w:bookmarkStart w:id="59" w:name="_Toc519068227"/>
    <w:bookmarkStart w:id="60" w:name="_Toc519696401"/>
    <w:p w14:paraId="44D23A60" w14:textId="77777777" w:rsidR="00B12768" w:rsidRPr="007A5679" w:rsidRDefault="00B12768" w:rsidP="00272AF3">
      <w:pPr>
        <w:pStyle w:val="3"/>
        <w:spacing w:line="300" w:lineRule="auto"/>
        <w:ind w:firstLineChars="0" w:firstLine="0"/>
        <w:jc w:val="both"/>
        <w:rPr>
          <w:rFonts w:ascii="Arial" w:eastAsia="微软雅黑" w:hAnsi="Arial" w:cs="Arial"/>
          <w:spacing w:val="6"/>
        </w:rPr>
      </w:pPr>
      <w:r w:rsidRPr="00154F48">
        <w:rPr>
          <w:rFonts w:ascii="Arial" w:eastAsia="微软雅黑" w:hAnsi="Arial"/>
          <w:noProof/>
          <w:spacing w:val="6"/>
          <w:sz w:val="32"/>
          <w:szCs w:val="32"/>
        </w:rPr>
        <w:lastRenderedPageBreak/>
        <mc:AlternateContent>
          <mc:Choice Requires="wps">
            <w:drawing>
              <wp:anchor distT="0" distB="0" distL="114300" distR="114300" simplePos="0" relativeHeight="251778048" behindDoc="0" locked="0" layoutInCell="1" allowOverlap="1" wp14:anchorId="5AF4920A" wp14:editId="73936A96">
                <wp:simplePos x="0" y="0"/>
                <wp:positionH relativeFrom="page">
                  <wp:posOffset>7388225</wp:posOffset>
                </wp:positionH>
                <wp:positionV relativeFrom="paragraph">
                  <wp:posOffset>-353060</wp:posOffset>
                </wp:positionV>
                <wp:extent cx="172800" cy="237600"/>
                <wp:effectExtent l="0" t="0" r="0" b="0"/>
                <wp:wrapNone/>
                <wp:docPr id="233" name="矩形 233"/>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FF7638E" id="矩形 233" o:spid="_x0000_s1026" style="position:absolute;left:0;text-align:left;margin-left:581.75pt;margin-top:-27.8pt;width:13.6pt;height:18.7pt;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CzXwwCnwIAAIUFAAAOAAAAAAAAAAAAAAAAAC4CAABk&#10;cnMvZTJvRG9jLnhtbFBLAQItABQABgAIAAAAIQBwrQ3t3wAAAA0BAAAPAAAAAAAAAAAAAAAAAPkE&#10;AABkcnMvZG93bnJldi54bWxQSwUGAAAAAAQABADzAAAABQYAAAAA&#10;" fillcolor="red" stroked="f" strokeweight="2pt">
                <w10:wrap anchorx="page"/>
              </v:rect>
            </w:pict>
          </mc:Fallback>
        </mc:AlternateContent>
      </w:r>
      <w:r w:rsidRPr="007A5679">
        <w:rPr>
          <w:rFonts w:ascii="Arial" w:eastAsia="微软雅黑" w:hAnsi="Arial" w:cs="Arial"/>
          <w:spacing w:val="6"/>
        </w:rPr>
        <w:t>4.2  QOS</w:t>
      </w:r>
      <w:bookmarkEnd w:id="59"/>
      <w:r w:rsidRPr="007A5679">
        <w:rPr>
          <w:rFonts w:ascii="Arial" w:eastAsia="微软雅黑" w:hAnsi="Arial" w:cs="Arial" w:hint="eastAsia"/>
          <w:bCs w:val="0"/>
          <w:spacing w:val="6"/>
        </w:rPr>
        <w:t>生态业务场景</w:t>
      </w:r>
      <w:bookmarkEnd w:id="60"/>
    </w:p>
    <w:p w14:paraId="50164460" w14:textId="77777777" w:rsidR="00B12768" w:rsidRPr="00795581" w:rsidRDefault="00B12768" w:rsidP="004F2D44">
      <w:pPr>
        <w:pStyle w:val="4"/>
        <w:spacing w:line="560" w:lineRule="exact"/>
        <w:ind w:firstLine="364"/>
        <w:jc w:val="both"/>
        <w:rPr>
          <w:rFonts w:ascii="Arial" w:hAnsi="Arial" w:cs="Arial"/>
          <w:b/>
          <w:spacing w:val="6"/>
        </w:rPr>
      </w:pPr>
      <w:r w:rsidRPr="00795581">
        <w:rPr>
          <w:rFonts w:ascii="Arial" w:hAnsi="Arial" w:cs="Arial"/>
          <w:b/>
          <w:spacing w:val="6"/>
        </w:rPr>
        <w:t xml:space="preserve">4.2.1 </w:t>
      </w:r>
      <w:r w:rsidRPr="00795581">
        <w:rPr>
          <w:rFonts w:ascii="Arial" w:hAnsi="Arial" w:cs="Arial" w:hint="eastAsia"/>
          <w:b/>
          <w:spacing w:val="6"/>
        </w:rPr>
        <w:t>消费（生态服务商：钱包生活、停车钱包等）</w:t>
      </w:r>
    </w:p>
    <w:p w14:paraId="0149E601" w14:textId="77777777" w:rsidR="00B12768" w:rsidRPr="007A5679" w:rsidRDefault="00B12768" w:rsidP="00272AF3">
      <w:pPr>
        <w:spacing w:line="560" w:lineRule="exact"/>
        <w:ind w:firstLine="504"/>
        <w:jc w:val="both"/>
        <w:rPr>
          <w:rFonts w:ascii="Arial" w:hAnsi="Arial"/>
          <w:spacing w:val="6"/>
        </w:rPr>
      </w:pPr>
      <w:r w:rsidRPr="00795581">
        <w:rPr>
          <w:rFonts w:ascii="Arial" w:hAnsi="Arial" w:hint="eastAsia"/>
          <w:spacing w:val="6"/>
        </w:rPr>
        <w:t>中</w:t>
      </w:r>
      <w:r w:rsidRPr="007A5679">
        <w:rPr>
          <w:rFonts w:ascii="Arial" w:hAnsi="Arial" w:hint="eastAsia"/>
          <w:spacing w:val="6"/>
        </w:rPr>
        <w:t>国超过</w:t>
      </w:r>
      <w:r w:rsidRPr="007A5679">
        <w:rPr>
          <w:rFonts w:ascii="Arial" w:hAnsi="Arial"/>
          <w:spacing w:val="6"/>
        </w:rPr>
        <w:t>85%</w:t>
      </w:r>
      <w:r w:rsidRPr="007A5679">
        <w:rPr>
          <w:rFonts w:ascii="Arial" w:hAnsi="Arial" w:hint="eastAsia"/>
          <w:spacing w:val="6"/>
        </w:rPr>
        <w:t>的零售交易发生在线下，是一个规模</w:t>
      </w:r>
      <w:r w:rsidRPr="007A5679">
        <w:rPr>
          <w:rFonts w:ascii="Arial" w:hAnsi="Arial"/>
          <w:spacing w:val="6"/>
        </w:rPr>
        <w:t>33</w:t>
      </w:r>
      <w:r w:rsidRPr="007A5679">
        <w:rPr>
          <w:rFonts w:ascii="Arial" w:hAnsi="Arial" w:hint="eastAsia"/>
          <w:spacing w:val="6"/>
        </w:rPr>
        <w:t>万亿的交易市场，仅有的线下数据散落在中小商户的管理系统、个人银行账户、第三方服务商手中，公民身份信息一方面得不到存储和利用，另一方面也导致“数据贩子”横行，隐私被不断侵犯。</w:t>
      </w:r>
    </w:p>
    <w:p w14:paraId="0B0960A6" w14:textId="77777777" w:rsidR="00B12768" w:rsidRPr="007A5679" w:rsidRDefault="00B12768" w:rsidP="00272AF3">
      <w:pPr>
        <w:spacing w:line="560" w:lineRule="exact"/>
        <w:ind w:firstLine="504"/>
        <w:jc w:val="both"/>
        <w:rPr>
          <w:rFonts w:ascii="Arial" w:hAnsi="Arial"/>
          <w:spacing w:val="6"/>
        </w:rPr>
      </w:pPr>
      <w:r w:rsidRPr="007A5679">
        <w:rPr>
          <w:rFonts w:ascii="Arial" w:hAnsi="Arial" w:hint="eastAsia"/>
          <w:spacing w:val="6"/>
        </w:rPr>
        <w:t>如今大量数字货币的流行是对区块链技术的肯定，而支付才是数字货币的本质，但现存数字货币大部分只能应用于线上，线下场景分散且没有机构能够整合，在用户持有多种数字货币的情况下，如何能够将数字数字货币应用到广阔的线下支付蓝海市场是亟需解决的问题。</w:t>
      </w:r>
    </w:p>
    <w:p w14:paraId="01CD8133" w14:textId="77777777" w:rsidR="00B12768" w:rsidRPr="007A5679" w:rsidRDefault="00B12768" w:rsidP="00272AF3">
      <w:pPr>
        <w:spacing w:line="560" w:lineRule="exact"/>
        <w:ind w:firstLine="504"/>
        <w:jc w:val="both"/>
        <w:rPr>
          <w:rFonts w:ascii="Arial" w:hAnsi="Arial"/>
          <w:spacing w:val="6"/>
        </w:rPr>
      </w:pPr>
      <w:r w:rsidRPr="007A5679">
        <w:rPr>
          <w:rFonts w:ascii="Arial" w:hAnsi="Arial" w:hint="eastAsia"/>
          <w:spacing w:val="6"/>
        </w:rPr>
        <w:t>因此，</w:t>
      </w:r>
      <w:r w:rsidRPr="007A5679">
        <w:rPr>
          <w:rFonts w:ascii="Arial" w:hAnsi="Arial"/>
          <w:spacing w:val="6"/>
        </w:rPr>
        <w:t>QOS</w:t>
      </w:r>
      <w:r w:rsidRPr="007A5679">
        <w:rPr>
          <w:rFonts w:ascii="Arial" w:hAnsi="Arial" w:hint="eastAsia"/>
          <w:spacing w:val="6"/>
        </w:rPr>
        <w:t>社区将第一个应用场景选择为线下消费，而合作的支付服务商也意识到传统集中式的交易服务所隐含的数据风险、隐私风险，正在积极推动商户、用户、场景向区块链产业转型。首个生态合作方——钱包生活定位本地消费买单平台，平台向本地中小商户部署智能</w:t>
      </w:r>
      <w:r w:rsidRPr="007A5679">
        <w:rPr>
          <w:rFonts w:ascii="Arial" w:hAnsi="Arial"/>
          <w:spacing w:val="6"/>
        </w:rPr>
        <w:t>POS</w:t>
      </w:r>
      <w:r w:rsidRPr="007A5679">
        <w:rPr>
          <w:rFonts w:ascii="Arial" w:hAnsi="Arial" w:hint="eastAsia"/>
          <w:spacing w:val="6"/>
        </w:rPr>
        <w:t>机</w:t>
      </w:r>
      <w:r w:rsidRPr="007A5679">
        <w:rPr>
          <w:rFonts w:ascii="Arial" w:hAnsi="Arial"/>
          <w:spacing w:val="6"/>
        </w:rPr>
        <w:t>/</w:t>
      </w:r>
      <w:r w:rsidRPr="007A5679">
        <w:rPr>
          <w:rFonts w:ascii="Arial" w:hAnsi="Arial" w:hint="eastAsia"/>
          <w:spacing w:val="6"/>
        </w:rPr>
        <w:t>二维码支付、提供智“惠”营销服务，为</w:t>
      </w:r>
      <w:r w:rsidRPr="007A5679">
        <w:rPr>
          <w:rFonts w:ascii="Arial" w:hAnsi="Arial"/>
          <w:spacing w:val="6"/>
        </w:rPr>
        <w:t>C</w:t>
      </w:r>
      <w:r w:rsidRPr="007A5679">
        <w:rPr>
          <w:rFonts w:ascii="Arial" w:hAnsi="Arial" w:hint="eastAsia"/>
          <w:spacing w:val="6"/>
        </w:rPr>
        <w:t>端用户提供“闪付</w:t>
      </w:r>
      <w:r w:rsidRPr="007A5679">
        <w:rPr>
          <w:rFonts w:ascii="Arial" w:hAnsi="Arial"/>
          <w:spacing w:val="6"/>
        </w:rPr>
        <w:t>+</w:t>
      </w:r>
      <w:r w:rsidRPr="007A5679">
        <w:rPr>
          <w:rFonts w:ascii="Arial" w:hAnsi="Arial" w:hint="eastAsia"/>
          <w:spacing w:val="6"/>
        </w:rPr>
        <w:t>白条”功能，目前已全面覆盖</w:t>
      </w:r>
      <w:r w:rsidRPr="007A5679">
        <w:rPr>
          <w:rFonts w:ascii="Arial" w:hAnsi="Arial"/>
          <w:spacing w:val="6"/>
        </w:rPr>
        <w:t>300</w:t>
      </w:r>
      <w:r w:rsidRPr="007A5679">
        <w:rPr>
          <w:rFonts w:ascii="Arial" w:hAnsi="Arial" w:hint="eastAsia"/>
          <w:spacing w:val="6"/>
        </w:rPr>
        <w:t>个城市，超过</w:t>
      </w:r>
      <w:r w:rsidRPr="007A5679">
        <w:rPr>
          <w:rFonts w:ascii="Arial" w:hAnsi="Arial"/>
          <w:spacing w:val="6"/>
        </w:rPr>
        <w:t>40</w:t>
      </w:r>
      <w:r w:rsidRPr="007A5679">
        <w:rPr>
          <w:rFonts w:ascii="Arial" w:hAnsi="Arial" w:hint="eastAsia"/>
          <w:spacing w:val="6"/>
        </w:rPr>
        <w:t>万家美食、休闲娱乐、运动健身、生活服务、商业超市、丽人等商户，月交易流水超过</w:t>
      </w:r>
      <w:r w:rsidRPr="007A5679">
        <w:rPr>
          <w:rFonts w:ascii="Arial" w:hAnsi="Arial"/>
          <w:spacing w:val="6"/>
        </w:rPr>
        <w:t>60</w:t>
      </w:r>
      <w:r w:rsidRPr="007A5679">
        <w:rPr>
          <w:rFonts w:ascii="Arial" w:hAnsi="Arial" w:hint="eastAsia"/>
          <w:spacing w:val="6"/>
        </w:rPr>
        <w:t>亿元，交易笔数超过</w:t>
      </w:r>
      <w:r w:rsidRPr="007A5679">
        <w:rPr>
          <w:rFonts w:ascii="Arial" w:hAnsi="Arial"/>
          <w:spacing w:val="6"/>
        </w:rPr>
        <w:t>3000</w:t>
      </w:r>
      <w:r w:rsidRPr="007A5679">
        <w:rPr>
          <w:rFonts w:ascii="Arial" w:hAnsi="Arial" w:hint="eastAsia"/>
          <w:spacing w:val="6"/>
        </w:rPr>
        <w:t>万笔，累计交易用户超过</w:t>
      </w:r>
      <w:r w:rsidRPr="007A5679">
        <w:rPr>
          <w:rFonts w:ascii="Arial" w:hAnsi="Arial"/>
          <w:spacing w:val="6"/>
        </w:rPr>
        <w:t>1000</w:t>
      </w:r>
      <w:r w:rsidRPr="007A5679">
        <w:rPr>
          <w:rFonts w:ascii="Arial" w:hAnsi="Arial" w:hint="eastAsia"/>
          <w:spacing w:val="6"/>
        </w:rPr>
        <w:t>万人。</w:t>
      </w:r>
    </w:p>
    <w:p w14:paraId="43E225AE" w14:textId="77777777" w:rsidR="00B12768" w:rsidRPr="007A5679" w:rsidRDefault="00B12768" w:rsidP="00272AF3">
      <w:pPr>
        <w:spacing w:line="560" w:lineRule="exact"/>
        <w:ind w:firstLine="504"/>
        <w:jc w:val="both"/>
        <w:rPr>
          <w:rFonts w:ascii="Arial" w:hAnsi="Arial"/>
          <w:spacing w:val="6"/>
        </w:rPr>
      </w:pPr>
      <w:r w:rsidRPr="007A5679">
        <w:rPr>
          <w:rFonts w:ascii="Arial" w:hAnsi="Arial" w:hint="eastAsia"/>
          <w:spacing w:val="6"/>
        </w:rPr>
        <w:t>另一个支付生态服务商——停车钱包从停车服务切入，为车主、停车场、广告主（本地中小商户）提供服务，通过提供软硬件一体的停车场管理系统为车主提供无感停车支付服务，并根据位置数据为广告主推送潜在客户，项目已经深度覆盖</w:t>
      </w:r>
      <w:r w:rsidRPr="007A5679">
        <w:rPr>
          <w:rFonts w:ascii="Arial" w:hAnsi="Arial"/>
          <w:spacing w:val="6"/>
        </w:rPr>
        <w:t>23</w:t>
      </w:r>
      <w:r w:rsidRPr="007A5679">
        <w:rPr>
          <w:rFonts w:ascii="Arial" w:hAnsi="Arial" w:hint="eastAsia"/>
          <w:spacing w:val="6"/>
        </w:rPr>
        <w:t>个城市，运营</w:t>
      </w:r>
      <w:r w:rsidRPr="007A5679">
        <w:rPr>
          <w:rFonts w:ascii="Arial" w:hAnsi="Arial"/>
          <w:spacing w:val="6"/>
        </w:rPr>
        <w:t>1000</w:t>
      </w:r>
      <w:r w:rsidRPr="007A5679">
        <w:rPr>
          <w:rFonts w:ascii="Arial" w:hAnsi="Arial" w:hint="eastAsia"/>
          <w:spacing w:val="6"/>
        </w:rPr>
        <w:t>家停车场</w:t>
      </w:r>
      <w:r w:rsidRPr="007A5679">
        <w:rPr>
          <w:rFonts w:ascii="Arial" w:hAnsi="Arial"/>
          <w:spacing w:val="6"/>
        </w:rPr>
        <w:t>30</w:t>
      </w:r>
      <w:r w:rsidRPr="007A5679">
        <w:rPr>
          <w:rFonts w:ascii="Arial" w:hAnsi="Arial" w:hint="eastAsia"/>
          <w:spacing w:val="6"/>
        </w:rPr>
        <w:t>多万个车位，服务车主超过</w:t>
      </w:r>
      <w:r w:rsidRPr="007A5679">
        <w:rPr>
          <w:rFonts w:ascii="Arial" w:hAnsi="Arial"/>
          <w:spacing w:val="6"/>
        </w:rPr>
        <w:t>1000</w:t>
      </w:r>
      <w:r w:rsidRPr="007A5679">
        <w:rPr>
          <w:rFonts w:ascii="Arial" w:hAnsi="Arial" w:hint="eastAsia"/>
          <w:spacing w:val="6"/>
        </w:rPr>
        <w:t>万人。</w:t>
      </w:r>
    </w:p>
    <w:p w14:paraId="55CC637C" w14:textId="77777777" w:rsidR="00B12768" w:rsidRPr="00795581" w:rsidRDefault="00B12768" w:rsidP="004F2D44">
      <w:pPr>
        <w:spacing w:line="560" w:lineRule="exact"/>
        <w:ind w:firstLine="504"/>
        <w:jc w:val="both"/>
        <w:rPr>
          <w:rFonts w:ascii="Arial" w:hAnsi="Arial"/>
          <w:spacing w:val="6"/>
        </w:rPr>
      </w:pPr>
    </w:p>
    <w:p w14:paraId="1D1167FD" w14:textId="78668F09" w:rsidR="00B12768" w:rsidRPr="00795581" w:rsidRDefault="004D4D3A" w:rsidP="004F2D44">
      <w:pPr>
        <w:pStyle w:val="4"/>
        <w:ind w:firstLine="364"/>
        <w:jc w:val="both"/>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82144" behindDoc="0" locked="0" layoutInCell="1" allowOverlap="1" wp14:anchorId="14F52DA1" wp14:editId="4E623C20">
                <wp:simplePos x="0" y="0"/>
                <wp:positionH relativeFrom="page">
                  <wp:posOffset>7388225</wp:posOffset>
                </wp:positionH>
                <wp:positionV relativeFrom="paragraph">
                  <wp:posOffset>-353060</wp:posOffset>
                </wp:positionV>
                <wp:extent cx="172800" cy="237600"/>
                <wp:effectExtent l="0" t="0" r="0" b="0"/>
                <wp:wrapNone/>
                <wp:docPr id="32" name="矩形 32"/>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B37C2E3" id="矩形 32" o:spid="_x0000_s1026" style="position:absolute;left:0;text-align:left;margin-left:581.75pt;margin-top:-27.8pt;width:13.6pt;height:18.7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AgXDCaeAgAAgwUAAA4AAAAAAAAAAAAAAAAALgIAAGRy&#10;cy9lMm9Eb2MueG1sUEsBAi0AFAAGAAgAAAAhAHCtDe3fAAAADQEAAA8AAAAAAAAAAAAAAAAA+AQA&#10;AGRycy9kb3ducmV2LnhtbFBLBQYAAAAABAAEAPMAAAAEBgAAAAA=&#10;" fillcolor="red" stroked="f" strokeweight="2pt">
                <w10:wrap anchorx="page"/>
              </v:rect>
            </w:pict>
          </mc:Fallback>
        </mc:AlternateContent>
      </w:r>
      <w:r w:rsidR="00B12768" w:rsidRPr="00795581">
        <w:rPr>
          <w:rFonts w:ascii="Arial" w:hAnsi="Arial" w:cs="Arial"/>
          <w:b/>
          <w:spacing w:val="6"/>
        </w:rPr>
        <w:t xml:space="preserve">4.2.2 </w:t>
      </w:r>
      <w:r w:rsidR="00B12768" w:rsidRPr="00795581">
        <w:rPr>
          <w:rFonts w:ascii="Arial" w:hAnsi="Arial" w:cs="Arial" w:hint="eastAsia"/>
          <w:b/>
          <w:spacing w:val="6"/>
        </w:rPr>
        <w:t>金融信贷（生态服务商：钱包金融、钱包好车、长治银行等）</w:t>
      </w:r>
    </w:p>
    <w:p w14:paraId="3FCF0384" w14:textId="77777777" w:rsidR="00B12768" w:rsidRPr="007A5679" w:rsidRDefault="00B12768" w:rsidP="00272AF3">
      <w:pPr>
        <w:spacing w:line="560" w:lineRule="exact"/>
        <w:ind w:firstLine="504"/>
        <w:jc w:val="both"/>
        <w:rPr>
          <w:rFonts w:ascii="Arial" w:hAnsi="Arial"/>
          <w:spacing w:val="6"/>
        </w:rPr>
      </w:pPr>
      <w:r w:rsidRPr="007A5679">
        <w:rPr>
          <w:rFonts w:ascii="Arial" w:hAnsi="Arial" w:hint="eastAsia"/>
          <w:spacing w:val="6"/>
        </w:rPr>
        <w:t>金融信贷的过程本质是一种识别用户身份并为其定价的过程，传统金融实际是垄断资源（牌照、数据、低成本资金…）的变现，催生大量资金掮客，广大中小企业和没有信用记录的个人借款利率畸高，享受不到应有的服务。近几年互金行业的高速发展让我们看到“弱势群体”的“金融饥渴”。中国的借贷市场仍极其广阔，社会融资规模存量</w:t>
      </w:r>
      <w:r w:rsidRPr="007A5679">
        <w:rPr>
          <w:rFonts w:ascii="Arial" w:hAnsi="Arial"/>
          <w:spacing w:val="6"/>
        </w:rPr>
        <w:t>156</w:t>
      </w:r>
      <w:r w:rsidRPr="007A5679">
        <w:rPr>
          <w:rFonts w:ascii="Arial" w:hAnsi="Arial" w:hint="eastAsia"/>
          <w:spacing w:val="6"/>
        </w:rPr>
        <w:t>万亿，其中网络信贷规模</w:t>
      </w:r>
      <w:r w:rsidRPr="007A5679">
        <w:rPr>
          <w:rFonts w:ascii="Arial" w:hAnsi="Arial"/>
          <w:spacing w:val="6"/>
        </w:rPr>
        <w:t>2.2</w:t>
      </w:r>
      <w:r w:rsidRPr="007A5679">
        <w:rPr>
          <w:rFonts w:ascii="Arial" w:hAnsi="Arial" w:hint="eastAsia"/>
          <w:spacing w:val="6"/>
        </w:rPr>
        <w:t>万亿元，我们认为区块链将从多个方面改变传统金融服务：</w:t>
      </w:r>
    </w:p>
    <w:p w14:paraId="03C6B80C" w14:textId="2A4B8184" w:rsidR="00B12768" w:rsidRPr="007A5679" w:rsidRDefault="00B12768" w:rsidP="00272AF3">
      <w:pPr>
        <w:spacing w:line="560" w:lineRule="exact"/>
        <w:ind w:firstLine="504"/>
        <w:jc w:val="both"/>
        <w:rPr>
          <w:rFonts w:ascii="Arial" w:hAnsi="Arial"/>
          <w:spacing w:val="6"/>
        </w:rPr>
      </w:pPr>
      <w:r w:rsidRPr="007A5679">
        <w:rPr>
          <w:rFonts w:ascii="Arial" w:hAnsi="Arial"/>
          <w:spacing w:val="6"/>
        </w:rPr>
        <w:t>1</w:t>
      </w:r>
      <w:r w:rsidRPr="007A5679">
        <w:rPr>
          <w:rFonts w:ascii="Arial" w:hAnsi="Arial" w:hint="eastAsia"/>
          <w:spacing w:val="6"/>
        </w:rPr>
        <w:t>、区块链能够保障资金用途和交易一致性：传统金融虽然有合同约定</w:t>
      </w:r>
      <w:r w:rsidRPr="007A5679">
        <w:rPr>
          <w:rFonts w:ascii="Arial" w:hAnsi="Arial"/>
          <w:spacing w:val="6"/>
        </w:rPr>
        <w:t>,</w:t>
      </w:r>
      <w:r w:rsidRPr="007A5679">
        <w:rPr>
          <w:rFonts w:ascii="Arial" w:hAnsi="Arial" w:hint="eastAsia"/>
          <w:spacing w:val="6"/>
        </w:rPr>
        <w:t>但筹资人借到资金后</w:t>
      </w:r>
      <w:del w:id="61" w:author="Windows 用户" w:date="2018-07-19T09:53:00Z">
        <w:r w:rsidRPr="007A5679" w:rsidDel="00227FAC">
          <w:rPr>
            <w:rFonts w:ascii="Arial" w:hAnsi="Arial"/>
            <w:spacing w:val="6"/>
          </w:rPr>
          <w:delText>,</w:delText>
        </w:r>
      </w:del>
      <w:ins w:id="62" w:author="Windows 用户" w:date="2018-07-19T09:53:00Z">
        <w:r w:rsidR="00227FAC">
          <w:rPr>
            <w:rFonts w:ascii="Arial" w:hAnsi="Arial" w:hint="eastAsia"/>
            <w:spacing w:val="6"/>
          </w:rPr>
          <w:t>，</w:t>
        </w:r>
      </w:ins>
      <w:r w:rsidRPr="007A5679">
        <w:rPr>
          <w:rFonts w:ascii="Arial" w:hAnsi="Arial" w:hint="eastAsia"/>
          <w:spacing w:val="6"/>
        </w:rPr>
        <w:t>实际上拥有自主使用权</w:t>
      </w:r>
      <w:del w:id="63" w:author="Windows 用户" w:date="2018-07-19T09:53:00Z">
        <w:r w:rsidRPr="007A5679" w:rsidDel="00227FAC">
          <w:rPr>
            <w:rFonts w:ascii="Arial" w:hAnsi="Arial"/>
            <w:spacing w:val="6"/>
          </w:rPr>
          <w:delText>,</w:delText>
        </w:r>
      </w:del>
      <w:ins w:id="64" w:author="Windows 用户" w:date="2018-07-19T09:53:00Z">
        <w:r w:rsidR="00227FAC">
          <w:rPr>
            <w:rFonts w:ascii="Arial" w:hAnsi="Arial" w:hint="eastAsia"/>
            <w:spacing w:val="6"/>
          </w:rPr>
          <w:t>，</w:t>
        </w:r>
      </w:ins>
      <w:r w:rsidRPr="007A5679">
        <w:rPr>
          <w:rFonts w:ascii="Arial" w:hAnsi="Arial" w:hint="eastAsia"/>
          <w:spacing w:val="6"/>
        </w:rPr>
        <w:t>很难防止挪用</w:t>
      </w:r>
      <w:ins w:id="65" w:author="Windows 用户" w:date="2018-07-19T09:53:00Z">
        <w:r w:rsidR="00227FAC">
          <w:rPr>
            <w:rFonts w:ascii="Arial" w:hAnsi="Arial" w:hint="eastAsia"/>
            <w:spacing w:val="6"/>
          </w:rPr>
          <w:t>，</w:t>
        </w:r>
      </w:ins>
      <w:del w:id="66" w:author="Windows 用户" w:date="2018-07-19T09:53:00Z">
        <w:r w:rsidRPr="007A5679" w:rsidDel="00227FAC">
          <w:rPr>
            <w:rFonts w:ascii="Arial" w:hAnsi="Arial"/>
            <w:spacing w:val="6"/>
          </w:rPr>
          <w:delText>,</w:delText>
        </w:r>
      </w:del>
      <w:r w:rsidRPr="007A5679">
        <w:rPr>
          <w:rFonts w:ascii="Arial" w:hAnsi="Arial" w:hint="eastAsia"/>
          <w:spacing w:val="6"/>
        </w:rPr>
        <w:t>由此造成出资人风险。传统金融对于资金用途和交易一致性没有有效解决方案，只能退而求其次将注意力完全放在还款能力、抵押物和意愿上，间接承认资金用途的不可控。在区块链、智能合约和数字货币时代，完全可以通过联合签名机制来有效监控资金用途，要求数字货币的支付必须要多方同时签名认可才能完成，筹资人在收到数字货币后并没有完全自主使用权，从而有效防范了挪用风险。</w:t>
      </w:r>
    </w:p>
    <w:p w14:paraId="798F56B5" w14:textId="77777777" w:rsidR="00B12768" w:rsidRPr="007A5679" w:rsidRDefault="00B12768" w:rsidP="00272AF3">
      <w:pPr>
        <w:spacing w:line="560" w:lineRule="exact"/>
        <w:ind w:firstLine="504"/>
        <w:jc w:val="both"/>
        <w:rPr>
          <w:rFonts w:ascii="Arial" w:hAnsi="Arial"/>
          <w:spacing w:val="6"/>
        </w:rPr>
      </w:pPr>
      <w:r w:rsidRPr="007A5679">
        <w:rPr>
          <w:rFonts w:ascii="Arial" w:hAnsi="Arial"/>
          <w:spacing w:val="6"/>
        </w:rPr>
        <w:t>2</w:t>
      </w:r>
      <w:r w:rsidRPr="007A5679">
        <w:rPr>
          <w:rFonts w:ascii="Arial" w:hAnsi="Arial" w:hint="eastAsia"/>
          <w:spacing w:val="6"/>
        </w:rPr>
        <w:t>、由于身份信息全面、安全、可控，区块链时代的信贷将逐步过渡到</w:t>
      </w:r>
      <w:r w:rsidRPr="007A5679">
        <w:rPr>
          <w:rFonts w:ascii="Arial" w:hAnsi="Arial"/>
          <w:spacing w:val="6"/>
        </w:rPr>
        <w:t>P2P</w:t>
      </w:r>
      <w:r w:rsidRPr="007A5679">
        <w:rPr>
          <w:rFonts w:ascii="Arial" w:hAnsi="Arial" w:hint="eastAsia"/>
          <w:spacing w:val="6"/>
        </w:rPr>
        <w:t>信贷时代，金融服务商将转化成为信用信息服务商，有借款需求与有理财需求的个体利用专业的信用数据服务进行点对点信贷、投资。</w:t>
      </w:r>
    </w:p>
    <w:p w14:paraId="0AFE605C" w14:textId="77777777" w:rsidR="00B12768" w:rsidRPr="007A5679" w:rsidRDefault="00B12768" w:rsidP="004F2D44">
      <w:pPr>
        <w:spacing w:line="560" w:lineRule="exact"/>
        <w:ind w:firstLineChars="177" w:firstLine="446"/>
        <w:jc w:val="both"/>
        <w:rPr>
          <w:rFonts w:ascii="Arial" w:hAnsi="Arial"/>
          <w:spacing w:val="6"/>
        </w:rPr>
      </w:pPr>
      <w:r w:rsidRPr="007A5679">
        <w:rPr>
          <w:rFonts w:ascii="Arial" w:hAnsi="Arial" w:hint="eastAsia"/>
          <w:spacing w:val="6"/>
        </w:rPr>
        <w:t>基于以上观点，</w:t>
      </w:r>
      <w:r w:rsidRPr="007A5679">
        <w:rPr>
          <w:rFonts w:ascii="Arial" w:hAnsi="Arial"/>
          <w:spacing w:val="6"/>
        </w:rPr>
        <w:t>QOS</w:t>
      </w:r>
      <w:r w:rsidRPr="007A5679">
        <w:rPr>
          <w:rFonts w:ascii="Arial" w:hAnsi="Arial" w:hint="eastAsia"/>
          <w:spacing w:val="6"/>
        </w:rPr>
        <w:t>高度重视金融市场的发展，在社区成立初期就与不同类型的金融机构达成了合作意向，共同推进下一代金融科技的演进。</w:t>
      </w:r>
    </w:p>
    <w:p w14:paraId="5BC34D9C" w14:textId="77777777" w:rsidR="00B12768" w:rsidRPr="007A5679" w:rsidRDefault="00B12768" w:rsidP="004F2D44">
      <w:pPr>
        <w:pStyle w:val="a3"/>
        <w:numPr>
          <w:ilvl w:val="0"/>
          <w:numId w:val="8"/>
        </w:numPr>
        <w:spacing w:line="560" w:lineRule="exact"/>
        <w:ind w:left="851" w:firstLineChars="0" w:hanging="284"/>
        <w:jc w:val="both"/>
        <w:rPr>
          <w:rFonts w:ascii="Arial" w:hAnsi="Arial"/>
          <w:spacing w:val="6"/>
        </w:rPr>
      </w:pPr>
      <w:r w:rsidRPr="007A5679">
        <w:rPr>
          <w:rFonts w:ascii="Arial" w:hAnsi="Arial" w:hint="eastAsia"/>
          <w:spacing w:val="6"/>
        </w:rPr>
        <w:t>商业银行</w:t>
      </w:r>
    </w:p>
    <w:p w14:paraId="6E854F9B" w14:textId="0AFB5D5E" w:rsidR="00B12768" w:rsidRPr="007A5679" w:rsidRDefault="00B12768" w:rsidP="004F2D44">
      <w:pPr>
        <w:spacing w:line="560" w:lineRule="exact"/>
        <w:ind w:firstLineChars="177" w:firstLine="446"/>
        <w:jc w:val="both"/>
        <w:rPr>
          <w:rFonts w:ascii="Arial" w:hAnsi="Arial"/>
          <w:spacing w:val="6"/>
        </w:rPr>
      </w:pPr>
      <w:r w:rsidRPr="007A5679">
        <w:rPr>
          <w:rFonts w:ascii="Arial" w:hAnsi="Arial" w:hint="eastAsia"/>
          <w:spacing w:val="6"/>
        </w:rPr>
        <w:t>商业银行是中国金融信贷的主力军，中国人民银行征信中心的个人信用报告更是在前区块链时代公民信用的最权威体现。社区建立初期，有商业银行加入将会极大的促进公民信用体系的建设。长治银行作为积极拥抱新兴产</w:t>
      </w:r>
      <w:r w:rsidR="00425C18" w:rsidRPr="00154F48">
        <w:rPr>
          <w:rFonts w:ascii="Arial" w:hAnsi="Arial"/>
          <w:noProof/>
          <w:spacing w:val="6"/>
          <w:sz w:val="32"/>
          <w:szCs w:val="32"/>
        </w:rPr>
        <w:lastRenderedPageBreak/>
        <mc:AlternateContent>
          <mc:Choice Requires="wps">
            <w:drawing>
              <wp:anchor distT="0" distB="0" distL="114300" distR="114300" simplePos="0" relativeHeight="251784192" behindDoc="0" locked="0" layoutInCell="1" allowOverlap="1" wp14:anchorId="5955E83F" wp14:editId="6C6DD4D2">
                <wp:simplePos x="0" y="0"/>
                <wp:positionH relativeFrom="page">
                  <wp:posOffset>7388225</wp:posOffset>
                </wp:positionH>
                <wp:positionV relativeFrom="paragraph">
                  <wp:posOffset>-353060</wp:posOffset>
                </wp:positionV>
                <wp:extent cx="172800" cy="237600"/>
                <wp:effectExtent l="0" t="0" r="0" b="0"/>
                <wp:wrapNone/>
                <wp:docPr id="33" name="矩形 33"/>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A9FDD" id="矩形 33" o:spid="_x0000_s1026" style="position:absolute;left:0;text-align:left;margin-left:581.75pt;margin-top:-27.8pt;width:13.6pt;height:18.7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NR86k6eAgAAgwUAAA4AAAAAAAAAAAAAAAAALgIAAGRy&#10;cy9lMm9Eb2MueG1sUEsBAi0AFAAGAAgAAAAhAHCtDe3fAAAADQEAAA8AAAAAAAAAAAAAAAAA+AQA&#10;AGRycy9kb3ducmV2LnhtbFBLBQYAAAAABAAEAPMAAAAEBgAAAAA=&#10;" fillcolor="red" stroked="f" strokeweight="2pt">
                <w10:wrap anchorx="page"/>
              </v:rect>
            </w:pict>
          </mc:Fallback>
        </mc:AlternateContent>
      </w:r>
      <w:r w:rsidRPr="007A5679">
        <w:rPr>
          <w:rFonts w:ascii="Arial" w:hAnsi="Arial" w:hint="eastAsia"/>
          <w:spacing w:val="6"/>
        </w:rPr>
        <w:t>业的地方性股份制银行，将是</w:t>
      </w:r>
      <w:r w:rsidRPr="007A5679">
        <w:rPr>
          <w:rFonts w:ascii="Arial" w:hAnsi="Arial"/>
          <w:spacing w:val="6"/>
        </w:rPr>
        <w:t>QOS</w:t>
      </w:r>
      <w:r w:rsidRPr="007A5679">
        <w:rPr>
          <w:rFonts w:ascii="Arial" w:hAnsi="Arial" w:hint="eastAsia"/>
          <w:spacing w:val="6"/>
        </w:rPr>
        <w:t>社区成立初期的重要金融信贷服务提供方。</w:t>
      </w:r>
    </w:p>
    <w:p w14:paraId="0B4BE9C5" w14:textId="0A9ED919" w:rsidR="00B12768" w:rsidRPr="007A5679" w:rsidRDefault="00B12768" w:rsidP="004F2D44">
      <w:pPr>
        <w:pStyle w:val="a3"/>
        <w:numPr>
          <w:ilvl w:val="0"/>
          <w:numId w:val="8"/>
        </w:numPr>
        <w:spacing w:line="560" w:lineRule="exact"/>
        <w:ind w:left="851" w:firstLineChars="0" w:hanging="284"/>
        <w:jc w:val="both"/>
        <w:rPr>
          <w:rFonts w:ascii="Arial" w:hAnsi="Arial"/>
          <w:spacing w:val="6"/>
        </w:rPr>
      </w:pPr>
      <w:r w:rsidRPr="007A5679">
        <w:rPr>
          <w:rFonts w:ascii="Arial" w:hAnsi="Arial"/>
          <w:spacing w:val="6"/>
        </w:rPr>
        <w:t>P2P</w:t>
      </w:r>
    </w:p>
    <w:p w14:paraId="7A53D2CD" w14:textId="77777777" w:rsidR="00B12768" w:rsidRPr="007A5679" w:rsidRDefault="00B12768" w:rsidP="004F2D44">
      <w:pPr>
        <w:tabs>
          <w:tab w:val="num" w:pos="720"/>
        </w:tabs>
        <w:spacing w:line="560" w:lineRule="exact"/>
        <w:ind w:firstLine="504"/>
        <w:jc w:val="both"/>
        <w:rPr>
          <w:rFonts w:ascii="Arial" w:hAnsi="Arial"/>
          <w:spacing w:val="6"/>
        </w:rPr>
      </w:pPr>
      <w:r w:rsidRPr="007A5679">
        <w:rPr>
          <w:rFonts w:ascii="Arial" w:hAnsi="Arial" w:hint="eastAsia"/>
          <w:spacing w:val="6"/>
        </w:rPr>
        <w:t>网络借贷信息平台凭借着投资金额门槛低、收益率较高、期限较为灵活的优势，已经成为</w:t>
      </w:r>
      <w:r w:rsidRPr="007A5679">
        <w:rPr>
          <w:rFonts w:ascii="Arial" w:hAnsi="Arial"/>
          <w:spacing w:val="6"/>
        </w:rPr>
        <w:t>C</w:t>
      </w:r>
      <w:r w:rsidRPr="007A5679">
        <w:rPr>
          <w:rFonts w:ascii="Arial" w:hAnsi="Arial" w:hint="eastAsia"/>
          <w:spacing w:val="6"/>
        </w:rPr>
        <w:t>端用户的重要理财渠道之一，随着网贷平台信息中介的身份被确认，并逐渐接入银行存管，安全性不断提升，但服务器集中部署，安全隐患仍在存在，实际操作中容易被不法分子攻击，直接威胁用户数据隐私、资金安全。</w:t>
      </w:r>
    </w:p>
    <w:p w14:paraId="7CCAF110" w14:textId="77777777" w:rsidR="00B12768" w:rsidRPr="007A5679" w:rsidRDefault="00B12768" w:rsidP="004F2D44">
      <w:pPr>
        <w:tabs>
          <w:tab w:val="num" w:pos="720"/>
        </w:tabs>
        <w:spacing w:line="560" w:lineRule="exact"/>
        <w:ind w:firstLine="504"/>
        <w:jc w:val="both"/>
        <w:rPr>
          <w:rFonts w:ascii="Arial" w:hAnsi="Arial"/>
          <w:spacing w:val="6"/>
        </w:rPr>
      </w:pPr>
      <w:r w:rsidRPr="007A5679">
        <w:rPr>
          <w:rFonts w:ascii="Arial" w:hAnsi="Arial" w:hint="eastAsia"/>
          <w:spacing w:val="6"/>
        </w:rPr>
        <w:t>通过</w:t>
      </w:r>
      <w:r w:rsidRPr="007A5679">
        <w:rPr>
          <w:rFonts w:ascii="Arial" w:hAnsi="Arial"/>
          <w:spacing w:val="6"/>
        </w:rPr>
        <w:t>QOS</w:t>
      </w:r>
      <w:r w:rsidRPr="007A5679">
        <w:rPr>
          <w:rFonts w:ascii="Arial" w:hAnsi="Arial" w:hint="eastAsia"/>
          <w:spacing w:val="6"/>
        </w:rPr>
        <w:t>搭建的区块链平台，在上面运行互联网投资借贷应用，并配合相应的智能合约开发与执行环境、底层分布式账本，出资人将资金直接转移给筹资人，无需存管账户，也没有沉淀资金风险。</w:t>
      </w:r>
    </w:p>
    <w:p w14:paraId="108EF6EA" w14:textId="77777777" w:rsidR="00B12768" w:rsidRPr="007A5679" w:rsidRDefault="00B12768" w:rsidP="004F2D44">
      <w:pPr>
        <w:tabs>
          <w:tab w:val="num" w:pos="720"/>
        </w:tabs>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在理财领域的首家战略合作伙伴是一家全国领先的网络借贷平台，该平台稳健运营超过</w:t>
      </w:r>
      <w:r w:rsidRPr="007A5679">
        <w:rPr>
          <w:rFonts w:ascii="Arial" w:hAnsi="Arial"/>
          <w:spacing w:val="6"/>
        </w:rPr>
        <w:t>5</w:t>
      </w:r>
      <w:r w:rsidRPr="007A5679">
        <w:rPr>
          <w:rFonts w:ascii="Arial" w:hAnsi="Arial" w:hint="eastAsia"/>
          <w:spacing w:val="6"/>
        </w:rPr>
        <w:t>年，累计交易额超过</w:t>
      </w:r>
      <w:r w:rsidRPr="007A5679">
        <w:rPr>
          <w:rFonts w:ascii="Arial" w:hAnsi="Arial"/>
          <w:spacing w:val="6"/>
        </w:rPr>
        <w:t>400</w:t>
      </w:r>
      <w:r w:rsidRPr="007A5679">
        <w:rPr>
          <w:rFonts w:ascii="Arial" w:hAnsi="Arial" w:hint="eastAsia"/>
          <w:spacing w:val="6"/>
        </w:rPr>
        <w:t>亿元，投资用户超过</w:t>
      </w:r>
      <w:r w:rsidRPr="007A5679">
        <w:rPr>
          <w:rFonts w:ascii="Arial" w:hAnsi="Arial"/>
          <w:spacing w:val="6"/>
        </w:rPr>
        <w:t>50</w:t>
      </w:r>
      <w:r w:rsidRPr="007A5679">
        <w:rPr>
          <w:rFonts w:ascii="Arial" w:hAnsi="Arial" w:hint="eastAsia"/>
          <w:spacing w:val="6"/>
        </w:rPr>
        <w:t>万人。</w:t>
      </w:r>
    </w:p>
    <w:p w14:paraId="57A32B79" w14:textId="77777777" w:rsidR="00B12768" w:rsidRPr="007A5679" w:rsidRDefault="00B12768" w:rsidP="004F2D44">
      <w:pPr>
        <w:pStyle w:val="a3"/>
        <w:numPr>
          <w:ilvl w:val="0"/>
          <w:numId w:val="8"/>
        </w:numPr>
        <w:spacing w:line="560" w:lineRule="exact"/>
        <w:ind w:left="851" w:firstLineChars="0" w:hanging="284"/>
        <w:jc w:val="both"/>
        <w:rPr>
          <w:rFonts w:ascii="Arial" w:hAnsi="Arial"/>
          <w:spacing w:val="6"/>
        </w:rPr>
      </w:pPr>
      <w:r w:rsidRPr="007A5679">
        <w:rPr>
          <w:rFonts w:ascii="Arial" w:hAnsi="Arial" w:hint="eastAsia"/>
          <w:spacing w:val="6"/>
        </w:rPr>
        <w:t>汽车金融</w:t>
      </w:r>
    </w:p>
    <w:p w14:paraId="29C7B134" w14:textId="77777777" w:rsidR="00B12768" w:rsidRPr="00795581" w:rsidRDefault="00B12768" w:rsidP="004F2D44">
      <w:pPr>
        <w:tabs>
          <w:tab w:val="num" w:pos="720"/>
        </w:tabs>
        <w:spacing w:line="560" w:lineRule="exact"/>
        <w:ind w:firstLine="504"/>
        <w:jc w:val="both"/>
        <w:rPr>
          <w:rFonts w:ascii="Arial" w:hAnsi="Arial"/>
          <w:spacing w:val="6"/>
        </w:rPr>
      </w:pPr>
      <w:r w:rsidRPr="00795581">
        <w:rPr>
          <w:rFonts w:ascii="Arial" w:hAnsi="Arial" w:hint="eastAsia"/>
          <w:spacing w:val="6"/>
        </w:rPr>
        <w:t>汽车金融作为迅速发展的金融形态，与无固定使用场景的信贷资产不同，车主在享受金融服务的过程中还将留存一系列的车辆、出行、消费信息，对于构建完整的社区生态具有重要意义。</w:t>
      </w:r>
    </w:p>
    <w:p w14:paraId="6CE5CF1C" w14:textId="77777777" w:rsidR="00B12768" w:rsidRPr="007A5679" w:rsidRDefault="00B12768" w:rsidP="004F2D44">
      <w:pPr>
        <w:tabs>
          <w:tab w:val="num" w:pos="720"/>
        </w:tabs>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社区的首个汽车金融场景服务商钱包好车是中国车抵贷规模排名第</w:t>
      </w:r>
      <w:r w:rsidRPr="007A5679">
        <w:rPr>
          <w:rFonts w:ascii="Arial" w:hAnsi="Arial"/>
          <w:spacing w:val="6"/>
        </w:rPr>
        <w:t>2</w:t>
      </w:r>
      <w:r w:rsidRPr="007A5679">
        <w:rPr>
          <w:rFonts w:ascii="Arial" w:hAnsi="Arial" w:hint="eastAsia"/>
          <w:spacing w:val="6"/>
        </w:rPr>
        <w:t>的汽车金融服务提供商，在全国近</w:t>
      </w:r>
      <w:r w:rsidRPr="007A5679">
        <w:rPr>
          <w:rFonts w:ascii="Arial" w:hAnsi="Arial"/>
          <w:spacing w:val="6"/>
        </w:rPr>
        <w:t>300</w:t>
      </w:r>
      <w:r w:rsidRPr="007A5679">
        <w:rPr>
          <w:rFonts w:ascii="Arial" w:hAnsi="Arial" w:hint="eastAsia"/>
          <w:spacing w:val="6"/>
        </w:rPr>
        <w:t>个城市有线下服务网点，月放款金额近</w:t>
      </w:r>
      <w:r w:rsidRPr="007A5679">
        <w:rPr>
          <w:rFonts w:ascii="Arial" w:hAnsi="Arial"/>
          <w:spacing w:val="6"/>
        </w:rPr>
        <w:t>10</w:t>
      </w:r>
      <w:r w:rsidRPr="007A5679">
        <w:rPr>
          <w:rFonts w:ascii="Arial" w:hAnsi="Arial" w:hint="eastAsia"/>
          <w:spacing w:val="6"/>
        </w:rPr>
        <w:t>亿元。</w:t>
      </w:r>
    </w:p>
    <w:p w14:paraId="18484E37" w14:textId="6C4B10BD" w:rsidR="00B12768" w:rsidRPr="00795581" w:rsidRDefault="00B12768" w:rsidP="004F2D44">
      <w:pPr>
        <w:tabs>
          <w:tab w:val="num" w:pos="720"/>
        </w:tabs>
        <w:spacing w:line="560" w:lineRule="exact"/>
        <w:ind w:firstLineChars="0" w:firstLine="0"/>
        <w:jc w:val="both"/>
        <w:rPr>
          <w:rFonts w:ascii="Arial" w:hAnsi="Arial"/>
          <w:spacing w:val="6"/>
        </w:rPr>
      </w:pPr>
    </w:p>
    <w:p w14:paraId="28ED4E93" w14:textId="77777777" w:rsidR="00B12768" w:rsidRPr="00795581" w:rsidRDefault="00B12768" w:rsidP="004F2D44">
      <w:pPr>
        <w:pStyle w:val="4"/>
        <w:ind w:firstLine="364"/>
        <w:jc w:val="both"/>
        <w:rPr>
          <w:rFonts w:ascii="Arial" w:hAnsi="Arial" w:cs="Arial"/>
          <w:b/>
          <w:spacing w:val="6"/>
        </w:rPr>
      </w:pPr>
      <w:r w:rsidRPr="00795581">
        <w:rPr>
          <w:rFonts w:ascii="Arial" w:hAnsi="Arial" w:cs="Arial"/>
          <w:b/>
          <w:spacing w:val="6"/>
        </w:rPr>
        <w:t xml:space="preserve">4.2.3 </w:t>
      </w:r>
      <w:r w:rsidRPr="00795581">
        <w:rPr>
          <w:rFonts w:ascii="Arial" w:hAnsi="Arial" w:cs="Arial" w:hint="eastAsia"/>
          <w:b/>
          <w:spacing w:val="6"/>
        </w:rPr>
        <w:t>媒体（生态服务商：星红安等）</w:t>
      </w:r>
    </w:p>
    <w:p w14:paraId="32EC38E4" w14:textId="77777777" w:rsidR="00B12768" w:rsidRPr="007A5679" w:rsidRDefault="00B12768" w:rsidP="004F2D44">
      <w:pPr>
        <w:spacing w:line="560" w:lineRule="exact"/>
        <w:ind w:firstLine="504"/>
        <w:jc w:val="both"/>
        <w:rPr>
          <w:rFonts w:ascii="Arial" w:hAnsi="Arial"/>
          <w:spacing w:val="6"/>
        </w:rPr>
      </w:pPr>
      <w:r w:rsidRPr="007A5679">
        <w:rPr>
          <w:rFonts w:ascii="Arial" w:hAnsi="Arial" w:hint="eastAsia"/>
          <w:spacing w:val="6"/>
        </w:rPr>
        <w:t>公民在媒体平台上的有效浏览、评论、转发、活跃度都代表着自身对于社区的贡献度，也体现着独一无二的爱好、品味信息，在平台建立初期就应该有相应的服务商提供服务。</w:t>
      </w:r>
    </w:p>
    <w:p w14:paraId="2B4F545A" w14:textId="568677BA" w:rsidR="00B12768" w:rsidRPr="007A5679" w:rsidRDefault="00B12768" w:rsidP="004F2D44">
      <w:pPr>
        <w:spacing w:line="560" w:lineRule="exact"/>
        <w:ind w:firstLine="504"/>
        <w:jc w:val="both"/>
        <w:rPr>
          <w:rFonts w:ascii="Arial" w:hAnsi="Arial"/>
          <w:spacing w:val="6"/>
        </w:rPr>
      </w:pPr>
      <w:r w:rsidRPr="007A5679">
        <w:rPr>
          <w:rFonts w:ascii="Arial" w:hAnsi="Arial" w:hint="eastAsia"/>
          <w:spacing w:val="6"/>
        </w:rPr>
        <w:lastRenderedPageBreak/>
        <w:t>目前大多区块链项目</w:t>
      </w:r>
      <w:r w:rsidR="00910666" w:rsidRPr="007A5679">
        <w:rPr>
          <w:rFonts w:ascii="Arial" w:hAnsi="Arial" w:hint="eastAsia"/>
          <w:spacing w:val="6"/>
        </w:rPr>
        <w:t>在媒体方向的应用是互联网广告领域</w:t>
      </w:r>
      <w:r w:rsidRPr="007A5679">
        <w:rPr>
          <w:rFonts w:ascii="Arial" w:hAnsi="Arial" w:hint="eastAsia"/>
          <w:spacing w:val="6"/>
        </w:rPr>
        <w:t>，原因在于互</w:t>
      </w:r>
      <w:r w:rsidR="004D4D3A" w:rsidRPr="00154F48">
        <w:rPr>
          <w:rFonts w:ascii="Arial" w:hAnsi="Arial"/>
          <w:noProof/>
          <w:spacing w:val="6"/>
          <w:sz w:val="32"/>
          <w:szCs w:val="32"/>
        </w:rPr>
        <mc:AlternateContent>
          <mc:Choice Requires="wps">
            <w:drawing>
              <wp:anchor distT="0" distB="0" distL="114300" distR="114300" simplePos="0" relativeHeight="251786240" behindDoc="0" locked="0" layoutInCell="1" allowOverlap="1" wp14:anchorId="5D557967" wp14:editId="0FCEB332">
                <wp:simplePos x="0" y="0"/>
                <wp:positionH relativeFrom="page">
                  <wp:posOffset>7388225</wp:posOffset>
                </wp:positionH>
                <wp:positionV relativeFrom="paragraph">
                  <wp:posOffset>-353060</wp:posOffset>
                </wp:positionV>
                <wp:extent cx="172800" cy="237600"/>
                <wp:effectExtent l="0" t="0" r="0" b="0"/>
                <wp:wrapNone/>
                <wp:docPr id="35" name="矩形 35"/>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14496C3" id="矩形 35" o:spid="_x0000_s1026" style="position:absolute;left:0;text-align:left;margin-left:581.75pt;margin-top:-27.8pt;width:13.6pt;height:18.7pt;z-index:251786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F0CzueeAgAAgwUAAA4AAAAAAAAAAAAAAAAALgIAAGRy&#10;cy9lMm9Eb2MueG1sUEsBAi0AFAAGAAgAAAAhAHCtDe3fAAAADQEAAA8AAAAAAAAAAAAAAAAA+AQA&#10;AGRycy9kb3ducmV2LnhtbFBLBQYAAAAABAAEAPMAAAAEBgAAAAA=&#10;" fillcolor="red" stroked="f" strokeweight="2pt">
                <w10:wrap anchorx="page"/>
              </v:rect>
            </w:pict>
          </mc:Fallback>
        </mc:AlternateContent>
      </w:r>
      <w:r w:rsidRPr="007A5679">
        <w:rPr>
          <w:rFonts w:ascii="Arial" w:hAnsi="Arial" w:hint="eastAsia"/>
          <w:spacing w:val="6"/>
        </w:rPr>
        <w:t>联网广告的</w:t>
      </w:r>
      <w:r w:rsidRPr="007A5679">
        <w:rPr>
          <w:rFonts w:ascii="Arial" w:hAnsi="Arial"/>
          <w:spacing w:val="6"/>
        </w:rPr>
        <w:t>IT</w:t>
      </w:r>
      <w:r w:rsidRPr="007A5679">
        <w:rPr>
          <w:rFonts w:ascii="Arial" w:hAnsi="Arial" w:hint="eastAsia"/>
          <w:spacing w:val="6"/>
        </w:rPr>
        <w:t>基础设施完善、竞争更加市场化。这种业务模式存在两点缺陷：首先，单纯互联网广告平台使用户身份的内涵被不恰当的缩小，仅仅依托于用户在互联网上的浏览记录进行分析、变现价值并不高。其次，广播电视由于其庞大的用户基数、强大的终端影响力，在人们的生活和广告主的营销渠道中都扮演着重要的角色，但由于基础设施尚未健全，这部分没有被现有模式纳入进来。</w:t>
      </w:r>
    </w:p>
    <w:p w14:paraId="1D63CC27" w14:textId="77777777"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社区将在电视广播媒体领域进行应用，搭建一个国内领先的以电视屏为入口，整合三屏合一的数据服务平台。目前平台已集合全国超过</w:t>
      </w:r>
      <w:r w:rsidRPr="007A5679">
        <w:rPr>
          <w:rFonts w:ascii="Arial" w:hAnsi="Arial"/>
          <w:spacing w:val="6"/>
        </w:rPr>
        <w:t>20</w:t>
      </w:r>
      <w:r w:rsidRPr="007A5679">
        <w:rPr>
          <w:rFonts w:ascii="Arial" w:hAnsi="Arial" w:hint="eastAsia"/>
          <w:spacing w:val="6"/>
        </w:rPr>
        <w:t>个省级网络运营商的家庭收视行为数据以及</w:t>
      </w:r>
      <w:r w:rsidRPr="007A5679">
        <w:rPr>
          <w:rFonts w:ascii="Arial" w:hAnsi="Arial"/>
          <w:spacing w:val="6"/>
        </w:rPr>
        <w:t>DPI</w:t>
      </w:r>
      <w:r w:rsidRPr="007A5679">
        <w:rPr>
          <w:rFonts w:ascii="Arial" w:hAnsi="Arial" w:hint="eastAsia"/>
          <w:spacing w:val="6"/>
        </w:rPr>
        <w:t>上网流量数据，覆盖用户超过</w:t>
      </w:r>
      <w:r w:rsidRPr="007A5679">
        <w:rPr>
          <w:rFonts w:ascii="Arial" w:hAnsi="Arial"/>
          <w:spacing w:val="6"/>
        </w:rPr>
        <w:t>7000</w:t>
      </w:r>
      <w:r w:rsidRPr="007A5679">
        <w:rPr>
          <w:rFonts w:ascii="Arial" w:hAnsi="Arial" w:hint="eastAsia"/>
          <w:spacing w:val="6"/>
        </w:rPr>
        <w:t>万户，为北京、天津、上海、重庆等</w:t>
      </w:r>
      <w:r w:rsidRPr="007A5679">
        <w:rPr>
          <w:rFonts w:ascii="Arial" w:hAnsi="Arial"/>
          <w:spacing w:val="6"/>
        </w:rPr>
        <w:t>15</w:t>
      </w:r>
      <w:r w:rsidRPr="007A5679">
        <w:rPr>
          <w:rFonts w:ascii="Arial" w:hAnsi="Arial" w:hint="eastAsia"/>
          <w:spacing w:val="6"/>
        </w:rPr>
        <w:t>个广电网络运营商提供数据采集和分析服务，旗下传媒公司已取得全国</w:t>
      </w:r>
      <w:r w:rsidRPr="007A5679">
        <w:rPr>
          <w:rFonts w:ascii="Arial" w:hAnsi="Arial"/>
          <w:spacing w:val="6"/>
        </w:rPr>
        <w:t>37</w:t>
      </w:r>
      <w:r w:rsidRPr="007A5679">
        <w:rPr>
          <w:rFonts w:ascii="Arial" w:hAnsi="Arial" w:hint="eastAsia"/>
          <w:spacing w:val="6"/>
        </w:rPr>
        <w:t>个城市数字电视广告代理资格，业务覆盖</w:t>
      </w:r>
      <w:r w:rsidRPr="007A5679">
        <w:rPr>
          <w:rFonts w:ascii="Arial" w:hAnsi="Arial"/>
          <w:spacing w:val="6"/>
        </w:rPr>
        <w:t>23</w:t>
      </w:r>
      <w:r w:rsidRPr="007A5679">
        <w:rPr>
          <w:rFonts w:ascii="Arial" w:hAnsi="Arial" w:hint="eastAsia"/>
          <w:spacing w:val="6"/>
        </w:rPr>
        <w:t>个省、</w:t>
      </w:r>
      <w:r w:rsidRPr="007A5679">
        <w:rPr>
          <w:rFonts w:ascii="Arial" w:hAnsi="Arial"/>
          <w:spacing w:val="6"/>
        </w:rPr>
        <w:t>500</w:t>
      </w:r>
      <w:r w:rsidRPr="007A5679">
        <w:rPr>
          <w:rFonts w:ascii="Arial" w:hAnsi="Arial" w:hint="eastAsia"/>
          <w:spacing w:val="6"/>
        </w:rPr>
        <w:t>多个城市，是国内规模最大、覆盖面最广的数字电视广告联播网。</w:t>
      </w:r>
    </w:p>
    <w:p w14:paraId="189BA446" w14:textId="77777777" w:rsidR="00B12768" w:rsidRPr="00795581" w:rsidRDefault="00B12768" w:rsidP="00272AF3">
      <w:pPr>
        <w:ind w:firstLine="504"/>
        <w:jc w:val="both"/>
        <w:rPr>
          <w:rFonts w:ascii="Arial" w:hAnsi="Arial"/>
          <w:b/>
          <w:bCs/>
          <w:spacing w:val="6"/>
        </w:rPr>
      </w:pPr>
      <w:r w:rsidRPr="00795581">
        <w:rPr>
          <w:rFonts w:ascii="Arial" w:hAnsi="Arial"/>
          <w:spacing w:val="6"/>
        </w:rPr>
        <w:t>QOS</w:t>
      </w:r>
      <w:r w:rsidRPr="00795581">
        <w:rPr>
          <w:rFonts w:ascii="Arial" w:hAnsi="Arial" w:hint="eastAsia"/>
          <w:spacing w:val="6"/>
        </w:rPr>
        <w:t>社区未来也会吸纳中国最大的</w:t>
      </w:r>
      <w:r w:rsidRPr="00795581">
        <w:rPr>
          <w:rFonts w:ascii="Arial" w:hAnsi="Arial"/>
          <w:spacing w:val="6"/>
        </w:rPr>
        <w:t>三四线城市新媒体运营平台，该平台整合了</w:t>
      </w:r>
      <w:r w:rsidRPr="00795581">
        <w:rPr>
          <w:rFonts w:ascii="Arial" w:hAnsi="Arial"/>
          <w:spacing w:val="6"/>
        </w:rPr>
        <w:t>800</w:t>
      </w:r>
      <w:r w:rsidRPr="00795581">
        <w:rPr>
          <w:rFonts w:ascii="Arial" w:hAnsi="Arial"/>
          <w:spacing w:val="6"/>
        </w:rPr>
        <w:t>个县域地市的本地新媒体，为新媒体赋能，提供商户管理、会员管理、营销支持、团购等服务，是中国最大的县域新媒体服务商之一，平台月</w:t>
      </w:r>
      <w:r w:rsidRPr="00795581">
        <w:rPr>
          <w:rFonts w:ascii="Arial" w:hAnsi="Arial"/>
          <w:spacing w:val="6"/>
        </w:rPr>
        <w:t>UV</w:t>
      </w:r>
      <w:r w:rsidRPr="00795581">
        <w:rPr>
          <w:rFonts w:ascii="Arial" w:hAnsi="Arial"/>
          <w:spacing w:val="6"/>
        </w:rPr>
        <w:t>超过</w:t>
      </w:r>
      <w:r w:rsidRPr="00795581">
        <w:rPr>
          <w:rFonts w:ascii="Arial" w:hAnsi="Arial"/>
          <w:spacing w:val="6"/>
        </w:rPr>
        <w:t>1000</w:t>
      </w:r>
      <w:r w:rsidRPr="00795581">
        <w:rPr>
          <w:rFonts w:ascii="Arial" w:hAnsi="Arial"/>
          <w:spacing w:val="6"/>
        </w:rPr>
        <w:t>万，超过</w:t>
      </w:r>
      <w:r w:rsidRPr="00795581">
        <w:rPr>
          <w:rFonts w:ascii="Arial" w:hAnsi="Arial"/>
          <w:spacing w:val="6"/>
        </w:rPr>
        <w:t>500</w:t>
      </w:r>
      <w:r w:rsidRPr="00795581">
        <w:rPr>
          <w:rFonts w:ascii="Arial" w:hAnsi="Arial"/>
          <w:spacing w:val="6"/>
        </w:rPr>
        <w:t>万用户在平台上产生交易。</w:t>
      </w:r>
    </w:p>
    <w:p w14:paraId="25F9DC6F" w14:textId="77777777" w:rsidR="00B12768" w:rsidRPr="00795581" w:rsidRDefault="00B12768" w:rsidP="00272AF3">
      <w:pPr>
        <w:spacing w:line="560" w:lineRule="exact"/>
        <w:ind w:firstLine="504"/>
        <w:jc w:val="both"/>
        <w:rPr>
          <w:rFonts w:ascii="Arial" w:hAnsi="Arial"/>
          <w:spacing w:val="6"/>
        </w:rPr>
      </w:pPr>
    </w:p>
    <w:p w14:paraId="7D8A6157" w14:textId="77777777" w:rsidR="00B12768" w:rsidRPr="007A5679" w:rsidRDefault="00B12768" w:rsidP="00272AF3">
      <w:pPr>
        <w:pStyle w:val="3"/>
        <w:spacing w:line="300" w:lineRule="auto"/>
        <w:ind w:firstLineChars="0" w:firstLine="0"/>
        <w:jc w:val="both"/>
        <w:rPr>
          <w:rFonts w:ascii="Arial" w:eastAsia="微软雅黑" w:hAnsi="Arial" w:cs="Arial"/>
          <w:spacing w:val="6"/>
        </w:rPr>
      </w:pPr>
      <w:bookmarkStart w:id="67" w:name="_Toc519696402"/>
      <w:r w:rsidRPr="007A5679">
        <w:rPr>
          <w:rFonts w:ascii="Arial" w:eastAsia="微软雅黑" w:hAnsi="Arial" w:cs="Arial"/>
          <w:spacing w:val="6"/>
        </w:rPr>
        <w:t>4.3  QOS</w:t>
      </w:r>
      <w:r w:rsidRPr="007A5679">
        <w:rPr>
          <w:rFonts w:ascii="Arial" w:eastAsia="微软雅黑" w:hAnsi="Arial" w:cs="Arial" w:hint="eastAsia"/>
          <w:spacing w:val="6"/>
        </w:rPr>
        <w:t>的</w:t>
      </w:r>
      <w:r w:rsidRPr="007A5679">
        <w:rPr>
          <w:rFonts w:ascii="Arial" w:eastAsia="微软雅黑" w:hAnsi="Arial" w:cs="Arial" w:hint="eastAsia"/>
          <w:bCs w:val="0"/>
          <w:spacing w:val="6"/>
        </w:rPr>
        <w:t>经济模型</w:t>
      </w:r>
      <w:bookmarkEnd w:id="67"/>
    </w:p>
    <w:p w14:paraId="40C550B3" w14:textId="7EA5D972"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将建立双层代币模型，分别为</w:t>
      </w:r>
      <w:r w:rsidR="003A2B93" w:rsidRPr="007A5679">
        <w:rPr>
          <w:rFonts w:ascii="Arial" w:hAnsi="Arial"/>
          <w:spacing w:val="6"/>
        </w:rPr>
        <w:t>QOS</w:t>
      </w:r>
      <w:r w:rsidR="00D42570" w:rsidRPr="007A5679">
        <w:rPr>
          <w:rFonts w:ascii="Arial" w:hAnsi="Arial" w:hint="eastAsia"/>
          <w:spacing w:val="6"/>
        </w:rPr>
        <w:t>公链代币</w:t>
      </w:r>
      <w:r w:rsidR="003A2B93" w:rsidRPr="007A5679">
        <w:rPr>
          <w:rFonts w:ascii="Arial" w:hAnsi="Arial" w:hint="eastAsia"/>
          <w:spacing w:val="6"/>
        </w:rPr>
        <w:t>和</w:t>
      </w:r>
      <w:r w:rsidR="003A2B93" w:rsidRPr="007A5679">
        <w:rPr>
          <w:rFonts w:ascii="Arial" w:hAnsi="Arial"/>
          <w:spacing w:val="6"/>
        </w:rPr>
        <w:t>QSC</w:t>
      </w:r>
      <w:r w:rsidR="00D42570" w:rsidRPr="007A5679">
        <w:rPr>
          <w:rFonts w:ascii="Arial" w:hAnsi="Arial" w:hint="eastAsia"/>
          <w:spacing w:val="6"/>
        </w:rPr>
        <w:t>协议代币</w:t>
      </w:r>
      <w:r w:rsidR="003A2B93" w:rsidRPr="007A5679">
        <w:rPr>
          <w:rFonts w:ascii="Arial" w:hAnsi="Arial" w:hint="eastAsia"/>
          <w:spacing w:val="6"/>
        </w:rPr>
        <w:t>。</w:t>
      </w:r>
      <w:r w:rsidRPr="007A5679">
        <w:rPr>
          <w:rFonts w:ascii="Arial" w:hAnsi="Arial"/>
          <w:spacing w:val="6"/>
        </w:rPr>
        <w:t>QOS</w:t>
      </w:r>
      <w:r w:rsidR="003A2B93" w:rsidRPr="007A5679">
        <w:rPr>
          <w:rFonts w:ascii="Arial" w:hAnsi="Arial" w:hint="eastAsia"/>
          <w:spacing w:val="6"/>
        </w:rPr>
        <w:t>是公链</w:t>
      </w:r>
      <w:r w:rsidRPr="007A5679">
        <w:rPr>
          <w:rFonts w:ascii="Arial" w:hAnsi="Arial" w:hint="eastAsia"/>
          <w:spacing w:val="6"/>
        </w:rPr>
        <w:t>代币</w:t>
      </w:r>
      <w:r w:rsidR="003A2B93" w:rsidRPr="007A5679">
        <w:rPr>
          <w:rFonts w:ascii="Arial" w:hAnsi="Arial" w:hint="eastAsia"/>
          <w:spacing w:val="6"/>
        </w:rPr>
        <w:t>，是社区通用货币，各消费、金融场景都用</w:t>
      </w:r>
      <w:r w:rsidR="003A2B93" w:rsidRPr="007A5679">
        <w:rPr>
          <w:rFonts w:ascii="Arial" w:hAnsi="Arial"/>
          <w:spacing w:val="6"/>
        </w:rPr>
        <w:t>QOS</w:t>
      </w:r>
      <w:r w:rsidR="00D42570" w:rsidRPr="007A5679">
        <w:rPr>
          <w:rFonts w:ascii="Arial" w:hAnsi="Arial" w:hint="eastAsia"/>
          <w:spacing w:val="6"/>
        </w:rPr>
        <w:t>代币</w:t>
      </w:r>
      <w:r w:rsidR="003A2B93" w:rsidRPr="007A5679">
        <w:rPr>
          <w:rFonts w:ascii="Arial" w:hAnsi="Arial" w:hint="eastAsia"/>
          <w:spacing w:val="6"/>
        </w:rPr>
        <w:t>作为价值储藏手段和支付手段。</w:t>
      </w:r>
      <w:r w:rsidR="003A2B93" w:rsidRPr="007A5679">
        <w:rPr>
          <w:rFonts w:ascii="Arial" w:hAnsi="Arial"/>
          <w:spacing w:val="6"/>
        </w:rPr>
        <w:t>QSC</w:t>
      </w:r>
      <w:r w:rsidR="00D42570" w:rsidRPr="007A5679">
        <w:rPr>
          <w:rFonts w:ascii="Arial" w:hAnsi="Arial" w:hint="eastAsia"/>
          <w:spacing w:val="6"/>
        </w:rPr>
        <w:t>协议</w:t>
      </w:r>
      <w:r w:rsidR="003A2B93" w:rsidRPr="007A5679">
        <w:rPr>
          <w:rFonts w:ascii="Arial" w:hAnsi="Arial" w:hint="eastAsia"/>
          <w:spacing w:val="6"/>
        </w:rPr>
        <w:t>是符合</w:t>
      </w:r>
      <w:r w:rsidR="003A2B93" w:rsidRPr="007A5679">
        <w:rPr>
          <w:rFonts w:ascii="Arial" w:hAnsi="Arial"/>
          <w:spacing w:val="6"/>
        </w:rPr>
        <w:t>QOS</w:t>
      </w:r>
      <w:r w:rsidR="00D42570" w:rsidRPr="007A5679">
        <w:rPr>
          <w:rFonts w:ascii="Arial" w:hAnsi="Arial" w:hint="eastAsia"/>
          <w:spacing w:val="6"/>
        </w:rPr>
        <w:t>公链</w:t>
      </w:r>
      <w:r w:rsidR="003A2B93" w:rsidRPr="007A5679">
        <w:rPr>
          <w:rFonts w:ascii="Arial" w:hAnsi="Arial" w:hint="eastAsia"/>
          <w:spacing w:val="6"/>
        </w:rPr>
        <w:t>标准的，基于智能合约的代币发行与运营协议。</w:t>
      </w:r>
      <w:r w:rsidR="00D42570" w:rsidRPr="007A5679">
        <w:rPr>
          <w:rFonts w:ascii="Arial" w:hAnsi="Arial"/>
          <w:spacing w:val="6"/>
        </w:rPr>
        <w:t>QSC</w:t>
      </w:r>
      <w:r w:rsidR="00D42570" w:rsidRPr="007A5679">
        <w:rPr>
          <w:rFonts w:ascii="Arial" w:hAnsi="Arial" w:hint="eastAsia"/>
          <w:spacing w:val="6"/>
        </w:rPr>
        <w:t>协议代币</w:t>
      </w:r>
      <w:r w:rsidRPr="007A5679">
        <w:rPr>
          <w:rFonts w:ascii="Arial" w:hAnsi="Arial" w:hint="eastAsia"/>
          <w:spacing w:val="6"/>
        </w:rPr>
        <w:t>为各场景运营商根据自身体系的需求自主发</w:t>
      </w:r>
      <w:r w:rsidR="00425C18" w:rsidRPr="00154F48">
        <w:rPr>
          <w:rFonts w:ascii="Arial" w:hAnsi="Arial"/>
          <w:noProof/>
          <w:spacing w:val="6"/>
          <w:sz w:val="32"/>
          <w:szCs w:val="32"/>
        </w:rPr>
        <w:lastRenderedPageBreak/>
        <mc:AlternateContent>
          <mc:Choice Requires="wps">
            <w:drawing>
              <wp:anchor distT="0" distB="0" distL="114300" distR="114300" simplePos="0" relativeHeight="251788288" behindDoc="0" locked="0" layoutInCell="1" allowOverlap="1" wp14:anchorId="5CFC69A3" wp14:editId="7AB1B513">
                <wp:simplePos x="0" y="0"/>
                <wp:positionH relativeFrom="page">
                  <wp:posOffset>7388225</wp:posOffset>
                </wp:positionH>
                <wp:positionV relativeFrom="paragraph">
                  <wp:posOffset>-353060</wp:posOffset>
                </wp:positionV>
                <wp:extent cx="172800" cy="237600"/>
                <wp:effectExtent l="0" t="0" r="0" b="0"/>
                <wp:wrapNone/>
                <wp:docPr id="40" name="矩形 40"/>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BBD81" id="矩形 40" o:spid="_x0000_s1026" style="position:absolute;left:0;text-align:left;margin-left:581.75pt;margin-top:-27.8pt;width:13.6pt;height:18.7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" fillcolor="red" stroked="f" strokeweight="2pt">
                <w10:wrap anchorx="page"/>
              </v:rect>
            </w:pict>
          </mc:Fallback>
        </mc:AlternateContent>
      </w:r>
      <w:r w:rsidRPr="007A5679">
        <w:rPr>
          <w:rFonts w:ascii="Arial" w:hAnsi="Arial" w:hint="eastAsia"/>
          <w:spacing w:val="6"/>
        </w:rPr>
        <w:t>行，持有者为各自场景的权益最终所有人，享有场景内的收益分享权利。</w:t>
      </w:r>
    </w:p>
    <w:p w14:paraId="6CB5B3DF" w14:textId="6F7BE24F" w:rsidR="00B12768" w:rsidRPr="007A5679" w:rsidRDefault="00B12768" w:rsidP="004F2D44">
      <w:pPr>
        <w:spacing w:line="560" w:lineRule="exact"/>
        <w:ind w:firstLine="504"/>
        <w:jc w:val="both"/>
        <w:rPr>
          <w:rFonts w:ascii="Arial" w:hAnsi="Arial"/>
          <w:spacing w:val="6"/>
        </w:rPr>
      </w:pPr>
      <w:r w:rsidRPr="007A5679">
        <w:rPr>
          <w:rFonts w:ascii="Arial" w:hAnsi="Arial" w:hint="eastAsia"/>
          <w:spacing w:val="6"/>
        </w:rPr>
        <w:t>与双层代币模型相对应，</w:t>
      </w:r>
      <w:r w:rsidRPr="007A5679">
        <w:rPr>
          <w:rFonts w:ascii="Arial" w:hAnsi="Arial"/>
          <w:spacing w:val="6"/>
        </w:rPr>
        <w:t>QOS</w:t>
      </w:r>
      <w:r w:rsidR="00D42570" w:rsidRPr="007A5679">
        <w:rPr>
          <w:rFonts w:ascii="Arial" w:hAnsi="Arial" w:hint="eastAsia"/>
          <w:spacing w:val="6"/>
        </w:rPr>
        <w:t>公链</w:t>
      </w:r>
      <w:r w:rsidRPr="007A5679">
        <w:rPr>
          <w:rFonts w:ascii="Arial" w:hAnsi="Arial" w:hint="eastAsia"/>
          <w:spacing w:val="6"/>
        </w:rPr>
        <w:t>建立双层挖矿机制，在底层公链由</w:t>
      </w:r>
      <w:r w:rsidRPr="007A5679">
        <w:rPr>
          <w:rFonts w:ascii="Arial" w:hAnsi="Arial"/>
          <w:spacing w:val="6"/>
        </w:rPr>
        <w:t>21</w:t>
      </w:r>
      <w:r w:rsidRPr="007A5679">
        <w:rPr>
          <w:rFonts w:ascii="Arial" w:hAnsi="Arial" w:hint="eastAsia"/>
          <w:spacing w:val="6"/>
        </w:rPr>
        <w:t>个超级节点竞争挖矿，在各个场景主张“价值交换即挖矿”，具体而言，可</w:t>
      </w:r>
      <w:r w:rsidR="00D42570" w:rsidRPr="007A5679">
        <w:rPr>
          <w:rFonts w:ascii="Arial" w:hAnsi="Arial" w:hint="eastAsia"/>
          <w:spacing w:val="6"/>
        </w:rPr>
        <w:t>以</w:t>
      </w:r>
      <w:r w:rsidRPr="007A5679">
        <w:rPr>
          <w:rFonts w:ascii="Arial" w:hAnsi="Arial" w:hint="eastAsia"/>
          <w:spacing w:val="6"/>
        </w:rPr>
        <w:t>是“交易即挖矿”、“借贷即挖矿”等不同模式。</w:t>
      </w:r>
    </w:p>
    <w:p w14:paraId="11C271D8" w14:textId="612C54AB"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1</w:t>
      </w:r>
      <w:r w:rsidRPr="007A5679">
        <w:rPr>
          <w:rFonts w:ascii="Arial" w:hAnsi="Arial" w:hint="eastAsia"/>
          <w:spacing w:val="6"/>
        </w:rPr>
        <w:t>、公链超级节点挖矿机制：每笔交易的发起方都需要另付一定量的</w:t>
      </w:r>
      <w:r w:rsidRPr="007A5679">
        <w:rPr>
          <w:rFonts w:ascii="Arial" w:hAnsi="Arial"/>
          <w:spacing w:val="6"/>
        </w:rPr>
        <w:t>QOS</w:t>
      </w:r>
      <w:r w:rsidR="00D42570" w:rsidRPr="007A5679">
        <w:rPr>
          <w:rFonts w:ascii="Arial" w:hAnsi="Arial" w:hint="eastAsia"/>
          <w:spacing w:val="6"/>
        </w:rPr>
        <w:t>公链代币</w:t>
      </w:r>
      <w:r w:rsidRPr="007A5679">
        <w:rPr>
          <w:rFonts w:ascii="Arial" w:hAnsi="Arial" w:hint="eastAsia"/>
          <w:spacing w:val="6"/>
        </w:rPr>
        <w:t>作为矿工的打包费用，打包费用的多少根据交易金额、复杂度、打包上链及时性而有所不同，平台会给出相应参考值。</w:t>
      </w:r>
    </w:p>
    <w:p w14:paraId="6B961A72" w14:textId="77777777" w:rsidR="00B12768" w:rsidRPr="007A5679" w:rsidRDefault="00B12768" w:rsidP="004F2D44">
      <w:pPr>
        <w:spacing w:line="560" w:lineRule="exact"/>
        <w:ind w:firstLine="504"/>
        <w:jc w:val="both"/>
        <w:rPr>
          <w:rFonts w:ascii="Arial" w:hAnsi="Arial"/>
          <w:spacing w:val="6"/>
        </w:rPr>
      </w:pPr>
      <w:r w:rsidRPr="007A5679">
        <w:rPr>
          <w:rFonts w:ascii="Arial" w:hAnsi="Arial"/>
          <w:spacing w:val="6"/>
        </w:rPr>
        <w:t>2</w:t>
      </w:r>
      <w:r w:rsidRPr="007A5679">
        <w:rPr>
          <w:rFonts w:ascii="Arial" w:hAnsi="Arial" w:hint="eastAsia"/>
          <w:spacing w:val="6"/>
        </w:rPr>
        <w:t>、具体应用场景的“价值交换即挖矿”机制：以消费场景举例，该运营商发行</w:t>
      </w:r>
      <w:r w:rsidRPr="007A5679">
        <w:rPr>
          <w:rFonts w:ascii="Arial" w:hAnsi="Arial"/>
          <w:spacing w:val="6"/>
        </w:rPr>
        <w:t>QSC1</w:t>
      </w:r>
      <w:r w:rsidRPr="007A5679">
        <w:rPr>
          <w:rFonts w:ascii="Arial" w:hAnsi="Arial" w:hint="eastAsia"/>
          <w:spacing w:val="6"/>
        </w:rPr>
        <w:t>作为其场景权益代表。该场景内的价值交换体现为消费，因此消费就是挖矿行为，支付、收款双方都将获得相应的</w:t>
      </w:r>
      <w:r w:rsidRPr="007A5679">
        <w:rPr>
          <w:rFonts w:ascii="Arial" w:hAnsi="Arial"/>
          <w:spacing w:val="6"/>
        </w:rPr>
        <w:t>QSC1</w:t>
      </w:r>
      <w:r w:rsidRPr="007A5679">
        <w:rPr>
          <w:rFonts w:ascii="Arial" w:hAnsi="Arial" w:hint="eastAsia"/>
          <w:spacing w:val="6"/>
        </w:rPr>
        <w:t>挖矿奖励，即各获得价值等同于支付手续费一半金额的</w:t>
      </w:r>
      <w:r w:rsidRPr="007A5679">
        <w:rPr>
          <w:rFonts w:ascii="Arial" w:hAnsi="Arial"/>
          <w:spacing w:val="6"/>
        </w:rPr>
        <w:t>QSC1</w:t>
      </w:r>
      <w:r w:rsidRPr="007A5679">
        <w:rPr>
          <w:rFonts w:ascii="Arial" w:hAnsi="Arial" w:hint="eastAsia"/>
          <w:spacing w:val="6"/>
        </w:rPr>
        <w:t>，挖矿结算周期为天，</w:t>
      </w:r>
      <w:r w:rsidRPr="007A5679">
        <w:rPr>
          <w:rFonts w:ascii="Arial" w:hAnsi="Arial"/>
          <w:spacing w:val="6"/>
        </w:rPr>
        <w:t>QSC1</w:t>
      </w:r>
      <w:r w:rsidRPr="007A5679">
        <w:rPr>
          <w:rFonts w:ascii="Arial" w:hAnsi="Arial" w:hint="eastAsia"/>
          <w:spacing w:val="6"/>
        </w:rPr>
        <w:t>与</w:t>
      </w:r>
      <w:r w:rsidRPr="007A5679">
        <w:rPr>
          <w:rFonts w:ascii="Arial" w:hAnsi="Arial"/>
          <w:spacing w:val="6"/>
        </w:rPr>
        <w:t>QOS</w:t>
      </w:r>
      <w:r w:rsidRPr="007A5679">
        <w:rPr>
          <w:rFonts w:ascii="Arial" w:hAnsi="Arial" w:hint="eastAsia"/>
          <w:spacing w:val="6"/>
        </w:rPr>
        <w:t>的兑换比例将按照该结算周期内的平均汇率结算。每笔支付，支付方将支付一定量的</w:t>
      </w:r>
      <w:r w:rsidRPr="007A5679">
        <w:rPr>
          <w:rFonts w:ascii="Arial" w:hAnsi="Arial"/>
          <w:spacing w:val="6"/>
        </w:rPr>
        <w:t>QOS</w:t>
      </w:r>
      <w:r w:rsidRPr="007A5679">
        <w:rPr>
          <w:rFonts w:ascii="Arial" w:hAnsi="Arial" w:hint="eastAsia"/>
          <w:spacing w:val="6"/>
        </w:rPr>
        <w:t>作为支付手续费，该手续费将分成</w:t>
      </w:r>
      <w:r w:rsidRPr="007A5679">
        <w:rPr>
          <w:rFonts w:ascii="Arial" w:hAnsi="Arial"/>
          <w:spacing w:val="6"/>
        </w:rPr>
        <w:t>2</w:t>
      </w:r>
      <w:r w:rsidRPr="007A5679">
        <w:rPr>
          <w:rFonts w:ascii="Arial" w:hAnsi="Arial" w:hint="eastAsia"/>
          <w:spacing w:val="6"/>
        </w:rPr>
        <w:t>部分，其中</w:t>
      </w:r>
      <w:r w:rsidRPr="007A5679">
        <w:rPr>
          <w:rFonts w:ascii="Arial" w:hAnsi="Arial"/>
          <w:spacing w:val="6"/>
        </w:rPr>
        <w:t>80%</w:t>
      </w:r>
      <w:r w:rsidRPr="007A5679">
        <w:rPr>
          <w:rFonts w:ascii="Arial" w:hAnsi="Arial" w:hint="eastAsia"/>
          <w:spacing w:val="6"/>
        </w:rPr>
        <w:t>分配给</w:t>
      </w:r>
      <w:r w:rsidRPr="007A5679">
        <w:rPr>
          <w:rFonts w:ascii="Arial" w:hAnsi="Arial"/>
          <w:spacing w:val="6"/>
        </w:rPr>
        <w:t>QSC1</w:t>
      </w:r>
      <w:r w:rsidRPr="007A5679">
        <w:rPr>
          <w:rFonts w:ascii="Arial" w:hAnsi="Arial" w:hint="eastAsia"/>
          <w:spacing w:val="6"/>
        </w:rPr>
        <w:t>持有者，</w:t>
      </w:r>
      <w:r w:rsidRPr="007A5679">
        <w:rPr>
          <w:rFonts w:ascii="Arial" w:hAnsi="Arial"/>
          <w:spacing w:val="6"/>
        </w:rPr>
        <w:t>20%</w:t>
      </w:r>
      <w:r w:rsidRPr="007A5679">
        <w:rPr>
          <w:rFonts w:ascii="Arial" w:hAnsi="Arial" w:hint="eastAsia"/>
          <w:spacing w:val="6"/>
        </w:rPr>
        <w:t>用于</w:t>
      </w:r>
      <w:r w:rsidRPr="007A5679">
        <w:rPr>
          <w:rFonts w:ascii="Arial" w:hAnsi="Arial"/>
          <w:spacing w:val="6"/>
        </w:rPr>
        <w:t>QSC1</w:t>
      </w:r>
      <w:r w:rsidRPr="007A5679">
        <w:rPr>
          <w:rFonts w:ascii="Arial" w:hAnsi="Arial" w:hint="eastAsia"/>
          <w:spacing w:val="6"/>
        </w:rPr>
        <w:t>社区开发及运营，收益分配结算周期同样为天。</w:t>
      </w:r>
    </w:p>
    <w:p w14:paraId="78818358" w14:textId="743EBD5A" w:rsidR="00B12768" w:rsidRPr="007A5679" w:rsidRDefault="00B12768" w:rsidP="004F2D44">
      <w:pPr>
        <w:pStyle w:val="a3"/>
        <w:spacing w:line="560" w:lineRule="exact"/>
        <w:ind w:firstLineChars="236" w:firstLine="595"/>
        <w:jc w:val="both"/>
        <w:rPr>
          <w:rFonts w:ascii="Arial" w:hAnsi="Arial"/>
          <w:spacing w:val="6"/>
        </w:rPr>
      </w:pPr>
      <w:r w:rsidRPr="007A5679">
        <w:rPr>
          <w:rFonts w:ascii="Arial" w:hAnsi="Arial" w:hint="eastAsia"/>
          <w:spacing w:val="6"/>
        </w:rPr>
        <w:t>场景运营</w:t>
      </w:r>
      <w:r w:rsidR="005F58AA" w:rsidRPr="007A5679">
        <w:rPr>
          <w:rFonts w:ascii="Arial" w:hAnsi="Arial" w:hint="eastAsia"/>
          <w:spacing w:val="6"/>
        </w:rPr>
        <w:t>平台</w:t>
      </w:r>
      <w:r w:rsidRPr="007A5679">
        <w:rPr>
          <w:rFonts w:ascii="Arial" w:hAnsi="Arial" w:hint="eastAsia"/>
          <w:spacing w:val="6"/>
        </w:rPr>
        <w:t>可</w:t>
      </w:r>
      <w:r w:rsidR="003E2E2A" w:rsidRPr="007A5679">
        <w:rPr>
          <w:rFonts w:ascii="Arial" w:hAnsi="Arial" w:hint="eastAsia"/>
          <w:spacing w:val="6"/>
        </w:rPr>
        <w:t>以</w:t>
      </w:r>
      <w:r w:rsidRPr="007A5679">
        <w:rPr>
          <w:rFonts w:ascii="Arial" w:hAnsi="Arial" w:hint="eastAsia"/>
          <w:spacing w:val="6"/>
        </w:rPr>
        <w:t>预留一部分</w:t>
      </w:r>
      <w:r w:rsidRPr="007A5679">
        <w:rPr>
          <w:rFonts w:ascii="Arial" w:hAnsi="Arial"/>
          <w:spacing w:val="6"/>
        </w:rPr>
        <w:t>QSC1</w:t>
      </w:r>
      <w:r w:rsidRPr="007A5679">
        <w:rPr>
          <w:rFonts w:ascii="Arial" w:hAnsi="Arial" w:hint="eastAsia"/>
          <w:spacing w:val="6"/>
        </w:rPr>
        <w:t>作为团队激励、运营费用，但预留部分必须随着体系内的价值交换行为同步解冻。</w:t>
      </w:r>
    </w:p>
    <w:p w14:paraId="6BEE00BC" w14:textId="77777777" w:rsidR="0054349A" w:rsidRPr="007A5679" w:rsidRDefault="0054349A" w:rsidP="004F2D44">
      <w:pPr>
        <w:spacing w:line="200" w:lineRule="exact"/>
        <w:ind w:firstLineChars="0" w:firstLine="0"/>
        <w:jc w:val="both"/>
        <w:rPr>
          <w:rFonts w:ascii="Arial" w:hAnsi="Arial"/>
          <w:spacing w:val="6"/>
        </w:rPr>
      </w:pPr>
    </w:p>
    <w:p w14:paraId="3A2718A7" w14:textId="32C4FB79" w:rsidR="00E80170" w:rsidRPr="00795581" w:rsidRDefault="00A3310F" w:rsidP="00614889">
      <w:pPr>
        <w:ind w:firstLineChars="0" w:firstLine="0"/>
        <w:jc w:val="center"/>
        <w:rPr>
          <w:rFonts w:ascii="Arial" w:hAnsi="Arial"/>
          <w:spacing w:val="6"/>
        </w:rPr>
      </w:pPr>
      <w:r w:rsidRPr="00CB47F6">
        <w:rPr>
          <w:rFonts w:ascii="Arial" w:hAnsi="Arial"/>
          <w:noProof/>
          <w:spacing w:val="6"/>
        </w:rPr>
        <w:object w:dxaOrig="21345" w:dyaOrig="8430" w14:anchorId="68C385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25pt;height:171pt" o:ole="">
            <v:imagedata r:id="rId43" o:title=""/>
          </v:shape>
          <o:OLEObject Type="Embed" ProgID="Visio.Drawing.15" ShapeID="_x0000_i1025" DrawAspect="Content" ObjectID="_1593503959" r:id="rId44"/>
        </w:object>
      </w:r>
    </w:p>
    <w:p w14:paraId="2BE981AC" w14:textId="5FB35E19" w:rsidR="00C25319" w:rsidRPr="007A5679" w:rsidRDefault="00C25319" w:rsidP="00614889">
      <w:pPr>
        <w:ind w:firstLineChars="0" w:firstLine="0"/>
        <w:jc w:val="center"/>
        <w:rPr>
          <w:rFonts w:ascii="Arial" w:hAnsi="Arial"/>
          <w:spacing w:val="6"/>
          <w:sz w:val="21"/>
          <w:szCs w:val="21"/>
        </w:rPr>
      </w:pPr>
      <w:r w:rsidRPr="007A5679">
        <w:rPr>
          <w:rFonts w:ascii="Arial" w:hAnsi="Arial" w:hint="eastAsia"/>
          <w:spacing w:val="6"/>
          <w:sz w:val="21"/>
          <w:szCs w:val="21"/>
        </w:rPr>
        <w:t>图</w:t>
      </w:r>
      <w:r w:rsidRPr="007A5679">
        <w:rPr>
          <w:rFonts w:ascii="Arial" w:hAnsi="Arial" w:cs="Arial"/>
          <w:spacing w:val="6"/>
          <w:sz w:val="21"/>
          <w:szCs w:val="21"/>
        </w:rPr>
        <w:t xml:space="preserve">4.2 </w:t>
      </w:r>
      <w:r w:rsidR="003E2E2A" w:rsidRPr="007A5679">
        <w:rPr>
          <w:rFonts w:ascii="Arial" w:hAnsi="Arial" w:cs="Arial"/>
          <w:spacing w:val="6"/>
          <w:sz w:val="21"/>
          <w:szCs w:val="21"/>
        </w:rPr>
        <w:t>QOS</w:t>
      </w:r>
      <w:r w:rsidRPr="007A5679">
        <w:rPr>
          <w:rFonts w:ascii="Arial" w:hAnsi="Arial" w:hint="eastAsia"/>
          <w:spacing w:val="6"/>
          <w:sz w:val="21"/>
          <w:szCs w:val="21"/>
        </w:rPr>
        <w:t>双层代币模型</w:t>
      </w:r>
    </w:p>
    <w:p w14:paraId="02880F24" w14:textId="7FFDA1AE" w:rsidR="0054349A" w:rsidRPr="007A5679" w:rsidDel="00425C18" w:rsidRDefault="00425C18" w:rsidP="004F2D44">
      <w:pPr>
        <w:ind w:firstLineChars="0" w:firstLine="0"/>
        <w:jc w:val="both"/>
        <w:rPr>
          <w:del w:id="68" w:author="Windows 用户" w:date="2018-07-19T10:04:00Z"/>
          <w:rFonts w:ascii="Arial" w:hAnsi="Arial"/>
          <w:spacing w:val="6"/>
          <w:sz w:val="21"/>
          <w:szCs w:val="21"/>
        </w:rPr>
      </w:pPr>
      <w:r w:rsidRPr="00154F48">
        <w:rPr>
          <w:rFonts w:ascii="Arial" w:hAnsi="Arial"/>
          <w:noProof/>
          <w:spacing w:val="6"/>
          <w:sz w:val="32"/>
          <w:szCs w:val="32"/>
        </w:rPr>
        <w:lastRenderedPageBreak/>
        <mc:AlternateContent>
          <mc:Choice Requires="wps">
            <w:drawing>
              <wp:anchor distT="0" distB="0" distL="114300" distR="114300" simplePos="0" relativeHeight="251780096" behindDoc="0" locked="0" layoutInCell="1" allowOverlap="1" wp14:anchorId="63D93915" wp14:editId="07220CFD">
                <wp:simplePos x="0" y="0"/>
                <wp:positionH relativeFrom="page">
                  <wp:posOffset>7388225</wp:posOffset>
                </wp:positionH>
                <wp:positionV relativeFrom="paragraph">
                  <wp:posOffset>-353060</wp:posOffset>
                </wp:positionV>
                <wp:extent cx="172800" cy="237600"/>
                <wp:effectExtent l="0" t="0" r="0" b="0"/>
                <wp:wrapNone/>
                <wp:docPr id="10" name="矩形 10"/>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43391" id="矩形 10" o:spid="_x0000_s1026" style="position:absolute;left:0;text-align:left;margin-left:581.75pt;margin-top:-27.8pt;width:13.6pt;height:18.7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" fillcolor="red" stroked="f" strokeweight="2pt">
                <w10:wrap anchorx="page"/>
              </v:rect>
            </w:pict>
          </mc:Fallback>
        </mc:AlternateContent>
      </w:r>
    </w:p>
    <w:p w14:paraId="327429C8" w14:textId="1B9D15F0" w:rsidR="00B12768" w:rsidRPr="007A5679" w:rsidRDefault="00B12768">
      <w:pPr>
        <w:ind w:firstLine="504"/>
        <w:jc w:val="both"/>
        <w:rPr>
          <w:rFonts w:ascii="Arial" w:hAnsi="Arial"/>
          <w:spacing w:val="6"/>
        </w:rPr>
      </w:pPr>
      <w:r w:rsidRPr="007A5679">
        <w:rPr>
          <w:rFonts w:ascii="Arial" w:hAnsi="Arial"/>
          <w:spacing w:val="6"/>
        </w:rPr>
        <w:t>QOS</w:t>
      </w:r>
      <w:r w:rsidRPr="007A5679">
        <w:rPr>
          <w:rFonts w:ascii="Arial" w:hAnsi="Arial" w:hint="eastAsia"/>
          <w:spacing w:val="6"/>
        </w:rPr>
        <w:t>倡导“价值交换即挖矿”，价值交换既可以是有形的商品买卖、服务消费、金融借贷，也可以是无形的关注度、浏览量等等，只要有广告主、广告公司或其他任何机构、个人愿意为用户的关注、浏览支付费用，</w:t>
      </w:r>
      <w:r w:rsidRPr="007A5679">
        <w:rPr>
          <w:rFonts w:ascii="Arial" w:hAnsi="Arial"/>
          <w:spacing w:val="6"/>
        </w:rPr>
        <w:t>QOS</w:t>
      </w:r>
      <w:r w:rsidRPr="007A5679">
        <w:rPr>
          <w:rFonts w:ascii="Arial" w:hAnsi="Arial" w:hint="eastAsia"/>
          <w:spacing w:val="6"/>
        </w:rPr>
        <w:t>就认可其为价值交换，就将是一种挖矿行为。</w:t>
      </w:r>
    </w:p>
    <w:p w14:paraId="2D73AEF4" w14:textId="77777777" w:rsidR="00B12768" w:rsidRPr="007A5679" w:rsidRDefault="00B12768" w:rsidP="004F2D44">
      <w:pPr>
        <w:pStyle w:val="a3"/>
        <w:spacing w:line="560" w:lineRule="exact"/>
        <w:ind w:firstLineChars="236" w:firstLine="595"/>
        <w:jc w:val="both"/>
        <w:rPr>
          <w:rFonts w:ascii="Arial" w:hAnsi="Arial"/>
          <w:spacing w:val="6"/>
        </w:rPr>
      </w:pPr>
      <w:r w:rsidRPr="007A5679">
        <w:rPr>
          <w:rFonts w:ascii="Arial" w:hAnsi="Arial"/>
          <w:spacing w:val="6"/>
        </w:rPr>
        <w:t>QOS</w:t>
      </w:r>
      <w:r w:rsidRPr="007A5679">
        <w:rPr>
          <w:rFonts w:ascii="Arial" w:hAnsi="Arial" w:hint="eastAsia"/>
          <w:spacing w:val="6"/>
        </w:rPr>
        <w:t>早期阶段会与代币交易所合作为用户社区提供完善的数字资产管理服务，具体做法分为两步：</w:t>
      </w:r>
    </w:p>
    <w:p w14:paraId="4A0BA38D" w14:textId="77777777" w:rsidR="00B12768" w:rsidRPr="007A5679" w:rsidRDefault="00B12768" w:rsidP="004F2D44">
      <w:pPr>
        <w:pStyle w:val="a3"/>
        <w:spacing w:line="560" w:lineRule="exact"/>
        <w:ind w:firstLineChars="236" w:firstLine="595"/>
        <w:jc w:val="both"/>
        <w:rPr>
          <w:rFonts w:ascii="Arial" w:hAnsi="Arial"/>
          <w:spacing w:val="6"/>
        </w:rPr>
      </w:pPr>
      <w:r w:rsidRPr="00DC4E83">
        <w:rPr>
          <w:rFonts w:ascii="Arial" w:hAnsi="Arial"/>
          <w:b/>
          <w:spacing w:val="6"/>
          <w:rPrChange w:id="69" w:author="Windows 用户" w:date="2018-07-18T17:25:00Z">
            <w:rPr>
              <w:rFonts w:ascii="Arial" w:hAnsi="Arial"/>
              <w:spacing w:val="6"/>
            </w:rPr>
          </w:rPrChange>
        </w:rPr>
        <w:t>1</w:t>
      </w:r>
      <w:r w:rsidRPr="00DC4E83">
        <w:rPr>
          <w:rFonts w:ascii="Arial" w:hAnsi="Arial" w:hint="eastAsia"/>
          <w:b/>
          <w:spacing w:val="6"/>
          <w:rPrChange w:id="70" w:author="Windows 用户" w:date="2018-07-18T17:25:00Z">
            <w:rPr>
              <w:rFonts w:ascii="Arial" w:hAnsi="Arial" w:hint="eastAsia"/>
              <w:spacing w:val="6"/>
            </w:rPr>
          </w:rPrChange>
        </w:rPr>
        <w:t>、</w:t>
      </w:r>
      <w:r w:rsidRPr="00DC4E83">
        <w:rPr>
          <w:rFonts w:ascii="Arial" w:hAnsi="Arial" w:hint="eastAsia"/>
          <w:b/>
          <w:spacing w:val="6"/>
        </w:rPr>
        <w:t>用户转化</w:t>
      </w:r>
      <w:r w:rsidRPr="007A5679">
        <w:rPr>
          <w:rFonts w:ascii="Arial" w:hAnsi="Arial" w:hint="eastAsia"/>
          <w:spacing w:val="6"/>
        </w:rPr>
        <w:t>：</w:t>
      </w:r>
      <w:r w:rsidRPr="007A5679">
        <w:rPr>
          <w:rFonts w:ascii="Arial" w:hAnsi="Arial"/>
          <w:spacing w:val="6"/>
        </w:rPr>
        <w:t>QOS</w:t>
      </w:r>
      <w:r w:rsidRPr="007A5679">
        <w:rPr>
          <w:rFonts w:ascii="Arial" w:hAnsi="Arial" w:hint="eastAsia"/>
          <w:spacing w:val="6"/>
        </w:rPr>
        <w:t>主网上线之前，代币为</w:t>
      </w:r>
      <w:r w:rsidRPr="007A5679">
        <w:rPr>
          <w:rFonts w:ascii="Arial" w:hAnsi="Arial"/>
          <w:spacing w:val="6"/>
        </w:rPr>
        <w:t>ERC20</w:t>
      </w:r>
      <w:r w:rsidRPr="007A5679">
        <w:rPr>
          <w:rFonts w:ascii="Arial" w:hAnsi="Arial" w:hint="eastAsia"/>
          <w:spacing w:val="6"/>
        </w:rPr>
        <w:t>兼容代币，为了保证所有的社区用户都能低门槛的享受到数字资产服务，首先会将</w:t>
      </w:r>
      <w:r w:rsidRPr="007A5679">
        <w:rPr>
          <w:rFonts w:ascii="Arial" w:hAnsi="Arial"/>
          <w:spacing w:val="6"/>
        </w:rPr>
        <w:t>QOS</w:t>
      </w:r>
      <w:r w:rsidRPr="007A5679">
        <w:rPr>
          <w:rFonts w:ascii="Arial" w:hAnsi="Arial" w:hint="eastAsia"/>
          <w:spacing w:val="6"/>
        </w:rPr>
        <w:t>的海量基础用户导流到交易所，建立完整的数字资产钱包体系，将传统社区用户转化为基于区块链的</w:t>
      </w:r>
      <w:r w:rsidRPr="007A5679">
        <w:rPr>
          <w:rFonts w:ascii="Arial" w:hAnsi="Arial"/>
          <w:spacing w:val="6"/>
        </w:rPr>
        <w:t>QOS</w:t>
      </w:r>
      <w:r w:rsidRPr="007A5679">
        <w:rPr>
          <w:rFonts w:ascii="Arial" w:hAnsi="Arial" w:hint="eastAsia"/>
          <w:spacing w:val="6"/>
        </w:rPr>
        <w:t>社区用户。</w:t>
      </w:r>
    </w:p>
    <w:p w14:paraId="3B8E3B0E" w14:textId="77777777" w:rsidR="00B12768" w:rsidRPr="007A5679" w:rsidRDefault="00B12768" w:rsidP="004F2D44">
      <w:pPr>
        <w:pStyle w:val="a3"/>
        <w:spacing w:line="560" w:lineRule="exact"/>
        <w:ind w:firstLineChars="236" w:firstLine="595"/>
        <w:jc w:val="both"/>
        <w:rPr>
          <w:rFonts w:ascii="Arial" w:hAnsi="Arial"/>
          <w:spacing w:val="6"/>
        </w:rPr>
      </w:pPr>
      <w:r w:rsidRPr="00DC4E83">
        <w:rPr>
          <w:rFonts w:ascii="Arial" w:hAnsi="Arial"/>
          <w:b/>
          <w:spacing w:val="6"/>
          <w:rPrChange w:id="71" w:author="Windows 用户" w:date="2018-07-18T17:25:00Z">
            <w:rPr>
              <w:rFonts w:ascii="Arial" w:hAnsi="Arial"/>
              <w:spacing w:val="6"/>
            </w:rPr>
          </w:rPrChange>
        </w:rPr>
        <w:t>2</w:t>
      </w:r>
      <w:r w:rsidRPr="00DC4E83">
        <w:rPr>
          <w:rFonts w:ascii="Arial" w:hAnsi="Arial" w:hint="eastAsia"/>
          <w:b/>
          <w:spacing w:val="6"/>
          <w:rPrChange w:id="72" w:author="Windows 用户" w:date="2018-07-18T17:25:00Z">
            <w:rPr>
              <w:rFonts w:ascii="Arial" w:hAnsi="Arial" w:hint="eastAsia"/>
              <w:spacing w:val="6"/>
            </w:rPr>
          </w:rPrChange>
        </w:rPr>
        <w:t>、</w:t>
      </w:r>
      <w:r w:rsidRPr="00DC4E83">
        <w:rPr>
          <w:rFonts w:ascii="Arial" w:hAnsi="Arial" w:hint="eastAsia"/>
          <w:b/>
          <w:spacing w:val="6"/>
        </w:rPr>
        <w:t>用户激活</w:t>
      </w:r>
      <w:r w:rsidRPr="007A5679">
        <w:rPr>
          <w:rFonts w:ascii="Arial" w:hAnsi="Arial" w:hint="eastAsia"/>
          <w:spacing w:val="6"/>
        </w:rPr>
        <w:t>：与各大场景运营商合作进行</w:t>
      </w:r>
      <w:r w:rsidRPr="007A5679">
        <w:rPr>
          <w:rFonts w:ascii="Arial" w:hAnsi="Arial"/>
          <w:spacing w:val="6"/>
        </w:rPr>
        <w:t>QOS</w:t>
      </w:r>
      <w:r w:rsidRPr="007A5679">
        <w:rPr>
          <w:rFonts w:ascii="Arial" w:hAnsi="Arial" w:hint="eastAsia"/>
          <w:spacing w:val="6"/>
        </w:rPr>
        <w:t>的空投，定制签到、拉新、消费、理财等一系列运营活动，对</w:t>
      </w:r>
      <w:r w:rsidRPr="007A5679">
        <w:rPr>
          <w:rFonts w:ascii="Arial" w:hAnsi="Arial"/>
          <w:spacing w:val="6"/>
        </w:rPr>
        <w:t>QOS</w:t>
      </w:r>
      <w:r w:rsidRPr="007A5679">
        <w:rPr>
          <w:rFonts w:ascii="Arial" w:hAnsi="Arial" w:hint="eastAsia"/>
          <w:spacing w:val="6"/>
        </w:rPr>
        <w:t>社区内的用户进行数字化营销，培养</w:t>
      </w:r>
      <w:r w:rsidRPr="007A5679">
        <w:rPr>
          <w:rFonts w:ascii="Arial" w:hAnsi="Arial"/>
          <w:spacing w:val="6"/>
        </w:rPr>
        <w:t>QOS</w:t>
      </w:r>
      <w:r w:rsidRPr="007A5679">
        <w:rPr>
          <w:rFonts w:ascii="Arial" w:hAnsi="Arial" w:hint="eastAsia"/>
          <w:spacing w:val="6"/>
        </w:rPr>
        <w:t>社区用户的数字资产使用习惯。</w:t>
      </w:r>
    </w:p>
    <w:p w14:paraId="5A7C51F7" w14:textId="5DDA7A85" w:rsidR="00B12768" w:rsidRPr="007A5679" w:rsidRDefault="00B12768" w:rsidP="004F2D44">
      <w:pPr>
        <w:pStyle w:val="a3"/>
        <w:spacing w:line="560" w:lineRule="exact"/>
        <w:ind w:firstLineChars="236" w:firstLine="595"/>
        <w:jc w:val="both"/>
        <w:rPr>
          <w:rFonts w:ascii="Arial" w:hAnsi="Arial"/>
          <w:spacing w:val="6"/>
        </w:rPr>
      </w:pPr>
      <w:r w:rsidRPr="007A5679">
        <w:rPr>
          <w:rFonts w:ascii="Arial" w:hAnsi="Arial"/>
          <w:spacing w:val="6"/>
        </w:rPr>
        <w:t>QOS</w:t>
      </w:r>
      <w:r w:rsidRPr="007A5679">
        <w:rPr>
          <w:rFonts w:ascii="Arial" w:hAnsi="Arial" w:hint="eastAsia"/>
          <w:spacing w:val="6"/>
        </w:rPr>
        <w:t>主网上线后即采取</w:t>
      </w:r>
      <w:r w:rsidR="00983DA1" w:rsidRPr="007A5679">
        <w:rPr>
          <w:rFonts w:ascii="Arial" w:hAnsi="Arial" w:hint="eastAsia"/>
          <w:spacing w:val="6"/>
        </w:rPr>
        <w:t>“</w:t>
      </w:r>
      <w:r w:rsidRPr="007A5679">
        <w:rPr>
          <w:rFonts w:ascii="Arial" w:hAnsi="Arial" w:hint="eastAsia"/>
          <w:spacing w:val="6"/>
        </w:rPr>
        <w:t>交易即挖矿”、“借贷即挖矿”等模式进行社区回馈。</w:t>
      </w:r>
    </w:p>
    <w:p w14:paraId="412CECD9" w14:textId="77777777" w:rsidR="00B224FA" w:rsidRPr="007A5679" w:rsidRDefault="00B224FA" w:rsidP="00272AF3">
      <w:pPr>
        <w:widowControl/>
        <w:autoSpaceDE/>
        <w:autoSpaceDN/>
        <w:adjustRightInd/>
        <w:spacing w:line="560" w:lineRule="exact"/>
        <w:ind w:firstLineChars="0" w:firstLine="0"/>
        <w:jc w:val="both"/>
        <w:rPr>
          <w:rFonts w:ascii="Arial" w:hAnsi="Arial"/>
          <w:spacing w:val="6"/>
        </w:rPr>
        <w:sectPr w:rsidR="00B224FA" w:rsidRPr="007A5679">
          <w:headerReference w:type="default" r:id="rId45"/>
          <w:pgSz w:w="11906" w:h="16838"/>
          <w:pgMar w:top="1440" w:right="1800" w:bottom="1440" w:left="1800" w:header="851" w:footer="992" w:gutter="0"/>
          <w:cols w:space="425"/>
          <w:docGrid w:type="lines" w:linePitch="312"/>
        </w:sectPr>
      </w:pPr>
    </w:p>
    <w:p w14:paraId="47B05550" w14:textId="1848D2F9" w:rsidR="002432F6" w:rsidRPr="00795581" w:rsidRDefault="002432F6" w:rsidP="004F2D44">
      <w:pPr>
        <w:spacing w:line="560" w:lineRule="exact"/>
        <w:ind w:firstLine="640"/>
        <w:jc w:val="both"/>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53472" behindDoc="0" locked="0" layoutInCell="1" allowOverlap="1" wp14:anchorId="058014B5" wp14:editId="19E7ECC0">
                <wp:simplePos x="0" y="0"/>
                <wp:positionH relativeFrom="page">
                  <wp:posOffset>7388225</wp:posOffset>
                </wp:positionH>
                <wp:positionV relativeFrom="paragraph">
                  <wp:posOffset>-353060</wp:posOffset>
                </wp:positionV>
                <wp:extent cx="172800" cy="237600"/>
                <wp:effectExtent l="0" t="0" r="0" b="0"/>
                <wp:wrapNone/>
                <wp:docPr id="240" name="矩形 240"/>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52488BF" id="矩形 240" o:spid="_x0000_s1026" style="position:absolute;left:0;text-align:left;margin-left:581.75pt;margin-top:-27.8pt;width:13.6pt;height:18.7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" fillcolor="red" stroked="f" strokeweight="2pt">
                <w10:wrap anchorx="page"/>
              </v:rect>
            </w:pict>
          </mc:Fallback>
        </mc:AlternateContent>
      </w:r>
    </w:p>
    <w:p w14:paraId="654594D9" w14:textId="563B315B" w:rsidR="006F3F7E" w:rsidRPr="007A5679" w:rsidRDefault="006F3F7E" w:rsidP="004F2D44">
      <w:pPr>
        <w:pStyle w:val="2"/>
        <w:jc w:val="both"/>
        <w:rPr>
          <w:rFonts w:ascii="Arial" w:hAnsi="Arial"/>
          <w:spacing w:val="6"/>
        </w:rPr>
      </w:pPr>
      <w:bookmarkStart w:id="73" w:name="_Toc519696403"/>
      <w:r w:rsidRPr="007A5679">
        <w:rPr>
          <w:rFonts w:ascii="Arial" w:hAnsi="Arial"/>
          <w:spacing w:val="6"/>
          <w:sz w:val="52"/>
          <w:szCs w:val="52"/>
        </w:rPr>
        <w:t>5</w:t>
      </w:r>
      <w:r w:rsidR="00F3407E" w:rsidRPr="007A5679">
        <w:rPr>
          <w:rFonts w:ascii="Arial" w:hAnsi="Arial"/>
          <w:spacing w:val="6"/>
          <w:sz w:val="52"/>
          <w:szCs w:val="52"/>
        </w:rPr>
        <w:t xml:space="preserve"> </w:t>
      </w:r>
      <w:r w:rsidR="00F3407E" w:rsidRPr="007A5679">
        <w:rPr>
          <w:rFonts w:ascii="Arial" w:hAnsi="Arial"/>
          <w:spacing w:val="6"/>
        </w:rPr>
        <w:t xml:space="preserve"> </w:t>
      </w:r>
      <w:r w:rsidRPr="007A5679">
        <w:rPr>
          <w:rFonts w:ascii="Arial" w:hAnsi="Arial" w:hint="eastAsia"/>
          <w:bCs w:val="0"/>
          <w:spacing w:val="6"/>
        </w:rPr>
        <w:t>团队和代币发行计划</w:t>
      </w:r>
      <w:bookmarkEnd w:id="73"/>
    </w:p>
    <w:p w14:paraId="34C541AD" w14:textId="2DD46AB4" w:rsidR="006F3F7E" w:rsidRPr="007A5679" w:rsidRDefault="006F3F7E" w:rsidP="004F2D44">
      <w:pPr>
        <w:pStyle w:val="3"/>
        <w:spacing w:line="300" w:lineRule="auto"/>
        <w:ind w:firstLineChars="0" w:firstLine="0"/>
        <w:jc w:val="both"/>
        <w:rPr>
          <w:rFonts w:ascii="Arial" w:eastAsia="微软雅黑" w:hAnsi="Arial" w:cs="Arial"/>
          <w:bCs w:val="0"/>
          <w:spacing w:val="6"/>
        </w:rPr>
      </w:pPr>
      <w:bookmarkStart w:id="74" w:name="_Toc519696404"/>
      <w:r w:rsidRPr="007A5679">
        <w:rPr>
          <w:rFonts w:ascii="Arial" w:eastAsia="微软雅黑" w:hAnsi="Arial" w:cs="Arial"/>
          <w:spacing w:val="6"/>
        </w:rPr>
        <w:t xml:space="preserve">5.1  </w:t>
      </w:r>
      <w:r w:rsidRPr="007A5679">
        <w:rPr>
          <w:rFonts w:ascii="Arial" w:eastAsia="微软雅黑" w:hAnsi="Arial" w:cs="Arial" w:hint="eastAsia"/>
          <w:bCs w:val="0"/>
          <w:spacing w:val="6"/>
        </w:rPr>
        <w:t>项目路线图</w:t>
      </w:r>
      <w:bookmarkEnd w:id="74"/>
    </w:p>
    <w:p w14:paraId="490E3AB4" w14:textId="77777777" w:rsidR="002432F6" w:rsidRPr="00795581" w:rsidRDefault="002432F6" w:rsidP="004F2D44">
      <w:pPr>
        <w:spacing w:line="200" w:lineRule="exact"/>
        <w:ind w:firstLine="504"/>
        <w:jc w:val="both"/>
        <w:rPr>
          <w:rFonts w:ascii="Arial" w:hAnsi="Arial"/>
          <w:spacing w:val="6"/>
        </w:rPr>
      </w:pPr>
    </w:p>
    <w:p w14:paraId="33019508" w14:textId="3EDF2AE1" w:rsidR="00E57F84" w:rsidRPr="007A5679" w:rsidRDefault="00E57F84" w:rsidP="00614889">
      <w:pPr>
        <w:pStyle w:val="a6"/>
        <w:ind w:firstLineChars="0" w:firstLine="0"/>
        <w:jc w:val="center"/>
        <w:rPr>
          <w:rFonts w:ascii="Arial" w:eastAsia="微软雅黑" w:hAnsi="Arial" w:cs="宋体"/>
          <w:spacing w:val="6"/>
          <w:sz w:val="21"/>
          <w:szCs w:val="21"/>
        </w:rPr>
      </w:pPr>
      <w:r w:rsidRPr="007A5679">
        <w:rPr>
          <w:rFonts w:ascii="Arial" w:eastAsia="微软雅黑" w:hAnsi="Arial" w:cs="Arial" w:hint="eastAsia"/>
          <w:spacing w:val="6"/>
          <w:sz w:val="21"/>
          <w:szCs w:val="21"/>
        </w:rPr>
        <w:t>表</w:t>
      </w:r>
      <w:r w:rsidRPr="007A5679">
        <w:rPr>
          <w:rFonts w:ascii="Arial" w:eastAsia="微软雅黑" w:hAnsi="Arial" w:cs="Arial"/>
          <w:spacing w:val="6"/>
          <w:sz w:val="21"/>
          <w:szCs w:val="21"/>
        </w:rPr>
        <w:t>5.1</w:t>
      </w:r>
      <w:r w:rsidRPr="007A5679">
        <w:rPr>
          <w:rFonts w:ascii="Arial" w:eastAsia="微软雅黑" w:hAnsi="Arial"/>
          <w:spacing w:val="6"/>
          <w:sz w:val="21"/>
          <w:szCs w:val="21"/>
        </w:rPr>
        <w:t xml:space="preserve"> </w:t>
      </w:r>
      <w:r w:rsidRPr="007A5679">
        <w:rPr>
          <w:rFonts w:ascii="Arial" w:eastAsia="微软雅黑" w:hAnsi="Arial" w:hint="eastAsia"/>
          <w:spacing w:val="6"/>
          <w:sz w:val="21"/>
          <w:szCs w:val="21"/>
        </w:rPr>
        <w:t>项目路线</w:t>
      </w:r>
    </w:p>
    <w:tbl>
      <w:tblPr>
        <w:tblStyle w:val="a7"/>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107"/>
        <w:gridCol w:w="7169"/>
      </w:tblGrid>
      <w:tr w:rsidR="002B1236" w:rsidRPr="007A5679" w14:paraId="7272E5CF" w14:textId="77777777" w:rsidTr="00F5289C">
        <w:trPr>
          <w:jc w:val="center"/>
        </w:trPr>
        <w:tc>
          <w:tcPr>
            <w:tcW w:w="1107" w:type="dxa"/>
            <w:vAlign w:val="center"/>
          </w:tcPr>
          <w:p w14:paraId="707CEBE8" w14:textId="77777777" w:rsidR="002B1236" w:rsidRPr="007A5679" w:rsidRDefault="002B1236" w:rsidP="004F2D44">
            <w:pPr>
              <w:spacing w:line="480" w:lineRule="auto"/>
              <w:ind w:firstLineChars="0" w:firstLine="0"/>
              <w:jc w:val="both"/>
              <w:rPr>
                <w:rFonts w:ascii="Arial" w:hAnsi="Arial"/>
                <w:spacing w:val="6"/>
              </w:rPr>
            </w:pPr>
            <w:r w:rsidRPr="007A5679">
              <w:rPr>
                <w:rFonts w:ascii="Arial" w:hAnsi="Arial"/>
                <w:spacing w:val="6"/>
              </w:rPr>
              <w:t>2018Q2</w:t>
            </w:r>
          </w:p>
        </w:tc>
        <w:tc>
          <w:tcPr>
            <w:tcW w:w="7169" w:type="dxa"/>
            <w:tcBorders>
              <w:top w:val="single" w:sz="12" w:space="0" w:color="auto"/>
            </w:tcBorders>
            <w:vAlign w:val="center"/>
          </w:tcPr>
          <w:p w14:paraId="03731ED8" w14:textId="77777777" w:rsidR="002B1236" w:rsidRPr="007A5679" w:rsidRDefault="002B1236" w:rsidP="004F2D44">
            <w:pPr>
              <w:ind w:firstLineChars="0" w:firstLine="0"/>
              <w:jc w:val="both"/>
              <w:rPr>
                <w:rFonts w:ascii="Arial" w:hAnsi="Arial"/>
                <w:spacing w:val="6"/>
              </w:rPr>
            </w:pPr>
            <w:r w:rsidRPr="007A5679">
              <w:rPr>
                <w:rFonts w:ascii="Arial" w:hAnsi="Arial" w:hint="eastAsia"/>
                <w:spacing w:val="6"/>
              </w:rPr>
              <w:t>项目筹备</w:t>
            </w:r>
          </w:p>
        </w:tc>
      </w:tr>
      <w:tr w:rsidR="002B1236" w:rsidRPr="007A5679" w14:paraId="7A735241" w14:textId="77777777" w:rsidTr="00327450">
        <w:trPr>
          <w:trHeight w:val="616"/>
          <w:jc w:val="center"/>
        </w:trPr>
        <w:tc>
          <w:tcPr>
            <w:tcW w:w="1107" w:type="dxa"/>
            <w:vAlign w:val="center"/>
          </w:tcPr>
          <w:p w14:paraId="3CE72FE2" w14:textId="77777777" w:rsidR="002B1236" w:rsidRPr="007A5679" w:rsidRDefault="002B1236" w:rsidP="004F2D44">
            <w:pPr>
              <w:spacing w:line="480" w:lineRule="auto"/>
              <w:ind w:firstLineChars="0" w:firstLine="0"/>
              <w:jc w:val="both"/>
              <w:rPr>
                <w:rFonts w:ascii="Arial" w:hAnsi="Arial"/>
                <w:spacing w:val="6"/>
              </w:rPr>
            </w:pPr>
            <w:r w:rsidRPr="007A5679">
              <w:rPr>
                <w:rFonts w:ascii="Arial" w:hAnsi="Arial"/>
                <w:spacing w:val="6"/>
              </w:rPr>
              <w:t>2018Q3</w:t>
            </w:r>
          </w:p>
        </w:tc>
        <w:tc>
          <w:tcPr>
            <w:tcW w:w="7169" w:type="dxa"/>
            <w:vAlign w:val="center"/>
          </w:tcPr>
          <w:p w14:paraId="0C24CA58" w14:textId="070E70DC" w:rsidR="002B1236" w:rsidRPr="007A5679" w:rsidRDefault="002B1236" w:rsidP="00327450">
            <w:pPr>
              <w:ind w:firstLineChars="0" w:firstLine="0"/>
              <w:jc w:val="both"/>
              <w:rPr>
                <w:rFonts w:ascii="Arial" w:hAnsi="Arial"/>
                <w:spacing w:val="6"/>
              </w:rPr>
            </w:pPr>
            <w:r w:rsidRPr="007A5679">
              <w:rPr>
                <w:rFonts w:ascii="Arial" w:hAnsi="Arial" w:hint="eastAsia"/>
                <w:spacing w:val="6"/>
              </w:rPr>
              <w:t>完成私募；白皮书发布；战略合作伙伴签约；核心社区建设</w:t>
            </w:r>
          </w:p>
        </w:tc>
      </w:tr>
      <w:tr w:rsidR="002B1236" w:rsidRPr="007A5679" w14:paraId="11A11960" w14:textId="77777777" w:rsidTr="00F5289C">
        <w:trPr>
          <w:jc w:val="center"/>
        </w:trPr>
        <w:tc>
          <w:tcPr>
            <w:tcW w:w="1107" w:type="dxa"/>
            <w:vAlign w:val="center"/>
          </w:tcPr>
          <w:p w14:paraId="352781F9" w14:textId="77777777" w:rsidR="002B1236" w:rsidRPr="007A5679" w:rsidRDefault="002B1236" w:rsidP="004F2D44">
            <w:pPr>
              <w:spacing w:line="480" w:lineRule="auto"/>
              <w:ind w:firstLineChars="0" w:firstLine="0"/>
              <w:jc w:val="both"/>
              <w:rPr>
                <w:rFonts w:ascii="Arial" w:hAnsi="Arial"/>
                <w:spacing w:val="6"/>
              </w:rPr>
            </w:pPr>
            <w:r w:rsidRPr="007A5679">
              <w:rPr>
                <w:rFonts w:ascii="Arial" w:hAnsi="Arial"/>
                <w:spacing w:val="6"/>
              </w:rPr>
              <w:t>2018Q4</w:t>
            </w:r>
          </w:p>
        </w:tc>
        <w:tc>
          <w:tcPr>
            <w:tcW w:w="7169" w:type="dxa"/>
            <w:vAlign w:val="center"/>
          </w:tcPr>
          <w:p w14:paraId="47B1F8C3" w14:textId="12555216" w:rsidR="002B1236" w:rsidRPr="007A5679" w:rsidRDefault="00660485" w:rsidP="004F2D44">
            <w:pPr>
              <w:ind w:firstLineChars="0" w:firstLine="0"/>
              <w:jc w:val="both"/>
              <w:rPr>
                <w:rFonts w:ascii="Arial" w:hAnsi="Arial"/>
                <w:spacing w:val="6"/>
              </w:rPr>
            </w:pPr>
            <w:r w:rsidRPr="007A5679">
              <w:rPr>
                <w:rFonts w:ascii="Arial" w:hAnsi="Arial" w:hint="eastAsia"/>
                <w:spacing w:val="6"/>
              </w:rPr>
              <w:t>公有链测试环境与</w:t>
            </w:r>
            <w:r w:rsidRPr="007A5679">
              <w:rPr>
                <w:rFonts w:ascii="Arial" w:hAnsi="Arial"/>
                <w:spacing w:val="6"/>
              </w:rPr>
              <w:t>QOS</w:t>
            </w:r>
            <w:r w:rsidRPr="007A5679">
              <w:rPr>
                <w:rFonts w:ascii="Arial" w:hAnsi="Arial" w:hint="eastAsia"/>
                <w:spacing w:val="6"/>
              </w:rPr>
              <w:t>钱包发布</w:t>
            </w:r>
            <w:r w:rsidR="002B1236" w:rsidRPr="007A5679">
              <w:rPr>
                <w:rFonts w:ascii="Arial" w:hAnsi="Arial" w:hint="eastAsia"/>
                <w:spacing w:val="6"/>
              </w:rPr>
              <w:t>；</w:t>
            </w:r>
            <w:r w:rsidR="002B1236" w:rsidRPr="007A5679">
              <w:rPr>
                <w:rFonts w:ascii="Arial" w:hAnsi="Arial"/>
                <w:spacing w:val="6"/>
              </w:rPr>
              <w:t>QOS</w:t>
            </w:r>
            <w:r w:rsidR="002B1236" w:rsidRPr="007A5679">
              <w:rPr>
                <w:rFonts w:ascii="Arial" w:hAnsi="Arial" w:hint="eastAsia"/>
                <w:spacing w:val="6"/>
              </w:rPr>
              <w:t>生态基金成立</w:t>
            </w:r>
          </w:p>
        </w:tc>
      </w:tr>
      <w:tr w:rsidR="002B1236" w:rsidRPr="007A5679" w14:paraId="7338A24E" w14:textId="77777777" w:rsidTr="00F5289C">
        <w:trPr>
          <w:jc w:val="center"/>
        </w:trPr>
        <w:tc>
          <w:tcPr>
            <w:tcW w:w="1107" w:type="dxa"/>
            <w:vAlign w:val="center"/>
          </w:tcPr>
          <w:p w14:paraId="6C5724C1" w14:textId="77777777" w:rsidR="002B1236" w:rsidRPr="007A5679" w:rsidRDefault="002B1236" w:rsidP="004F2D44">
            <w:pPr>
              <w:spacing w:line="480" w:lineRule="auto"/>
              <w:ind w:firstLineChars="0" w:firstLine="0"/>
              <w:jc w:val="both"/>
              <w:rPr>
                <w:rFonts w:ascii="Arial" w:hAnsi="Arial"/>
                <w:spacing w:val="6"/>
              </w:rPr>
            </w:pPr>
            <w:r w:rsidRPr="007A5679">
              <w:rPr>
                <w:rFonts w:ascii="Arial" w:hAnsi="Arial"/>
                <w:spacing w:val="6"/>
              </w:rPr>
              <w:t>2019Q1</w:t>
            </w:r>
          </w:p>
        </w:tc>
        <w:tc>
          <w:tcPr>
            <w:tcW w:w="7169" w:type="dxa"/>
            <w:vAlign w:val="center"/>
          </w:tcPr>
          <w:p w14:paraId="6629F8BF" w14:textId="31EFA4F0" w:rsidR="002B1236" w:rsidRPr="007A5679" w:rsidRDefault="00660485" w:rsidP="004F2D44">
            <w:pPr>
              <w:ind w:firstLineChars="0" w:firstLine="0"/>
              <w:jc w:val="both"/>
              <w:rPr>
                <w:rFonts w:ascii="Arial" w:hAnsi="Arial"/>
                <w:spacing w:val="6"/>
              </w:rPr>
            </w:pPr>
            <w:r w:rsidRPr="007A5679">
              <w:rPr>
                <w:rFonts w:ascii="Arial" w:hAnsi="Arial" w:hint="eastAsia"/>
                <w:spacing w:val="6"/>
              </w:rPr>
              <w:t>公有链配套服务工具开发；</w:t>
            </w:r>
            <w:r w:rsidR="002B1236" w:rsidRPr="007A5679">
              <w:rPr>
                <w:rFonts w:ascii="Arial" w:hAnsi="Arial" w:hint="eastAsia"/>
                <w:spacing w:val="6"/>
              </w:rPr>
              <w:t>持续应用场景的投资和合作</w:t>
            </w:r>
          </w:p>
        </w:tc>
      </w:tr>
      <w:tr w:rsidR="002B1236" w:rsidRPr="007A5679" w14:paraId="22888FB5" w14:textId="77777777" w:rsidTr="00F5289C">
        <w:trPr>
          <w:jc w:val="center"/>
        </w:trPr>
        <w:tc>
          <w:tcPr>
            <w:tcW w:w="1107" w:type="dxa"/>
            <w:vAlign w:val="center"/>
          </w:tcPr>
          <w:p w14:paraId="5EB79241" w14:textId="3EB3C07B" w:rsidR="002B1236" w:rsidRPr="007A5679" w:rsidRDefault="002B1236" w:rsidP="004F2D44">
            <w:pPr>
              <w:spacing w:line="480" w:lineRule="auto"/>
              <w:ind w:firstLineChars="0" w:firstLine="0"/>
              <w:jc w:val="both"/>
              <w:rPr>
                <w:rFonts w:ascii="Arial" w:hAnsi="Arial"/>
                <w:spacing w:val="6"/>
              </w:rPr>
            </w:pPr>
            <w:r w:rsidRPr="007A5679">
              <w:rPr>
                <w:rFonts w:ascii="Arial" w:hAnsi="Arial"/>
                <w:spacing w:val="6"/>
              </w:rPr>
              <w:t>2019Q</w:t>
            </w:r>
            <w:r w:rsidR="00E65181" w:rsidRPr="007A5679">
              <w:rPr>
                <w:rFonts w:ascii="Arial" w:hAnsi="Arial"/>
                <w:spacing w:val="6"/>
              </w:rPr>
              <w:t>2</w:t>
            </w:r>
          </w:p>
        </w:tc>
        <w:tc>
          <w:tcPr>
            <w:tcW w:w="7169" w:type="dxa"/>
            <w:vAlign w:val="center"/>
          </w:tcPr>
          <w:p w14:paraId="4372B4A2" w14:textId="59F0B665" w:rsidR="002B1236" w:rsidRPr="007A5679" w:rsidRDefault="00660485" w:rsidP="004F2D44">
            <w:pPr>
              <w:ind w:firstLineChars="0" w:firstLine="0"/>
              <w:jc w:val="both"/>
              <w:rPr>
                <w:rFonts w:ascii="Arial" w:hAnsi="Arial"/>
                <w:spacing w:val="6"/>
              </w:rPr>
            </w:pPr>
            <w:r w:rsidRPr="007A5679">
              <w:rPr>
                <w:rFonts w:ascii="Arial" w:hAnsi="Arial" w:hint="eastAsia"/>
                <w:spacing w:val="6"/>
              </w:rPr>
              <w:t>公有链生产环境发布</w:t>
            </w:r>
          </w:p>
        </w:tc>
      </w:tr>
    </w:tbl>
    <w:p w14:paraId="2C991362" w14:textId="77777777" w:rsidR="00E57F84" w:rsidRPr="007A5679" w:rsidRDefault="00E57F84" w:rsidP="004F2D44">
      <w:pPr>
        <w:spacing w:line="560" w:lineRule="exact"/>
        <w:ind w:firstLine="504"/>
        <w:jc w:val="both"/>
        <w:rPr>
          <w:rFonts w:ascii="Arial" w:hAnsi="Arial"/>
          <w:spacing w:val="6"/>
        </w:rPr>
      </w:pPr>
    </w:p>
    <w:p w14:paraId="1B95FAA0" w14:textId="2957DA07" w:rsidR="002B1236" w:rsidRPr="007A5679" w:rsidRDefault="00D967A1" w:rsidP="00327450">
      <w:pPr>
        <w:pStyle w:val="3"/>
        <w:spacing w:line="300" w:lineRule="auto"/>
        <w:ind w:firstLineChars="0" w:firstLine="0"/>
        <w:jc w:val="both"/>
        <w:rPr>
          <w:rFonts w:ascii="Arial" w:eastAsia="微软雅黑" w:hAnsi="Arial" w:cs="Arial"/>
          <w:spacing w:val="6"/>
        </w:rPr>
      </w:pPr>
      <w:bookmarkStart w:id="75" w:name="_Toc519696405"/>
      <w:r w:rsidRPr="007A5679">
        <w:rPr>
          <w:rFonts w:ascii="Arial" w:eastAsia="微软雅黑" w:hAnsi="Arial" w:cs="Arial"/>
          <w:spacing w:val="6"/>
        </w:rPr>
        <w:t xml:space="preserve">5.2 </w:t>
      </w:r>
      <w:r w:rsidR="00E57F84" w:rsidRPr="007A5679">
        <w:rPr>
          <w:rFonts w:ascii="Arial" w:eastAsia="微软雅黑" w:hAnsi="Arial" w:cs="Arial"/>
          <w:spacing w:val="6"/>
        </w:rPr>
        <w:t xml:space="preserve"> </w:t>
      </w:r>
      <w:r w:rsidR="009274D7" w:rsidRPr="007A5679">
        <w:rPr>
          <w:rFonts w:ascii="Arial" w:eastAsia="微软雅黑" w:hAnsi="Arial" w:cs="Arial"/>
          <w:spacing w:val="6"/>
        </w:rPr>
        <w:t>QOS</w:t>
      </w:r>
      <w:r w:rsidR="009274D7" w:rsidRPr="007A5679">
        <w:rPr>
          <w:rFonts w:ascii="Arial" w:eastAsia="微软雅黑" w:hAnsi="Arial" w:cs="Arial" w:hint="eastAsia"/>
          <w:spacing w:val="6"/>
        </w:rPr>
        <w:t>公链</w:t>
      </w:r>
      <w:r w:rsidR="002B1236" w:rsidRPr="007A5679">
        <w:rPr>
          <w:rFonts w:ascii="Arial" w:eastAsia="微软雅黑" w:hAnsi="Arial" w:cs="Arial" w:hint="eastAsia"/>
          <w:bCs w:val="0"/>
          <w:spacing w:val="6"/>
        </w:rPr>
        <w:t>代币发行计划</w:t>
      </w:r>
      <w:bookmarkEnd w:id="75"/>
    </w:p>
    <w:p w14:paraId="6B6A1D76" w14:textId="5E780017" w:rsidR="00FF44F4" w:rsidRPr="007A5679" w:rsidRDefault="002B1236" w:rsidP="00327450">
      <w:pPr>
        <w:ind w:firstLine="504"/>
        <w:jc w:val="both"/>
        <w:rPr>
          <w:rFonts w:ascii="Arial" w:hAnsi="Arial"/>
          <w:spacing w:val="6"/>
        </w:rPr>
      </w:pPr>
      <w:r w:rsidRPr="007A5679">
        <w:rPr>
          <w:rFonts w:ascii="Arial" w:hAnsi="Arial"/>
          <w:spacing w:val="6"/>
        </w:rPr>
        <w:t>QOS</w:t>
      </w:r>
      <w:r w:rsidR="009274D7" w:rsidRPr="007A5679">
        <w:rPr>
          <w:rFonts w:ascii="Arial" w:hAnsi="Arial" w:hint="eastAsia"/>
          <w:spacing w:val="6"/>
        </w:rPr>
        <w:t>公链代币</w:t>
      </w:r>
      <w:r w:rsidRPr="007A5679">
        <w:rPr>
          <w:rFonts w:ascii="Arial" w:hAnsi="Arial" w:hint="eastAsia"/>
          <w:spacing w:val="6"/>
        </w:rPr>
        <w:t>全球定量发行</w:t>
      </w:r>
      <w:r w:rsidRPr="007A5679">
        <w:rPr>
          <w:rFonts w:ascii="Arial" w:hAnsi="Arial"/>
          <w:spacing w:val="6"/>
        </w:rPr>
        <w:t>100</w:t>
      </w:r>
      <w:r w:rsidRPr="007A5679">
        <w:rPr>
          <w:rFonts w:ascii="Arial" w:hAnsi="Arial" w:hint="eastAsia"/>
          <w:spacing w:val="6"/>
        </w:rPr>
        <w:t>亿枚，</w:t>
      </w:r>
      <w:r w:rsidR="00FD1F6C" w:rsidRPr="007A5679">
        <w:rPr>
          <w:rFonts w:ascii="Arial" w:hAnsi="Arial" w:hint="eastAsia"/>
          <w:spacing w:val="6"/>
        </w:rPr>
        <w:t>其中</w:t>
      </w:r>
      <w:r w:rsidR="00FD1F6C" w:rsidRPr="007A5679">
        <w:rPr>
          <w:rFonts w:ascii="Arial" w:hAnsi="Arial"/>
          <w:spacing w:val="6"/>
        </w:rPr>
        <w:t>51%</w:t>
      </w:r>
      <w:r w:rsidR="00E57F84" w:rsidRPr="007A5679">
        <w:rPr>
          <w:rFonts w:ascii="Arial" w:hAnsi="Arial" w:hint="eastAsia"/>
          <w:spacing w:val="6"/>
        </w:rPr>
        <w:t>由挖矿产生。</w:t>
      </w:r>
    </w:p>
    <w:p w14:paraId="63BC8405" w14:textId="05DC34B4" w:rsidR="002B1236" w:rsidRPr="007A5679" w:rsidRDefault="002B1236" w:rsidP="00327450">
      <w:pPr>
        <w:ind w:firstLine="504"/>
        <w:jc w:val="both"/>
        <w:rPr>
          <w:rFonts w:ascii="Arial" w:hAnsi="Arial"/>
          <w:spacing w:val="6"/>
        </w:rPr>
      </w:pPr>
      <w:r w:rsidRPr="007A5679">
        <w:rPr>
          <w:rFonts w:ascii="Arial" w:hAnsi="Arial" w:hint="eastAsia"/>
          <w:spacing w:val="6"/>
        </w:rPr>
        <w:t>具体的分配方式如下：</w:t>
      </w:r>
    </w:p>
    <w:p w14:paraId="6BDE97C2" w14:textId="77777777" w:rsidR="00614889" w:rsidRPr="007A5679" w:rsidRDefault="00614889" w:rsidP="00614889">
      <w:pPr>
        <w:spacing w:line="200" w:lineRule="exact"/>
        <w:ind w:firstLine="504"/>
        <w:jc w:val="both"/>
        <w:rPr>
          <w:rFonts w:ascii="Arial" w:hAnsi="Arial"/>
          <w:spacing w:val="6"/>
        </w:rPr>
      </w:pPr>
    </w:p>
    <w:p w14:paraId="5221A0FC" w14:textId="5AD8FA69" w:rsidR="002B1236" w:rsidRPr="007A5679" w:rsidRDefault="002B1236" w:rsidP="00614889">
      <w:pPr>
        <w:pStyle w:val="a3"/>
        <w:ind w:firstLineChars="0" w:firstLine="0"/>
        <w:jc w:val="center"/>
        <w:rPr>
          <w:rFonts w:ascii="Arial" w:hAnsi="Arial"/>
          <w:spacing w:val="6"/>
        </w:rPr>
      </w:pPr>
      <w:r w:rsidRPr="00154F48">
        <w:rPr>
          <w:rFonts w:ascii="Arial" w:hAnsi="Arial"/>
          <w:noProof/>
          <w:spacing w:val="6"/>
        </w:rPr>
        <w:drawing>
          <wp:inline distT="0" distB="0" distL="0" distR="0" wp14:anchorId="5B6448E6" wp14:editId="4F38C8ED">
            <wp:extent cx="4067175" cy="2571750"/>
            <wp:effectExtent l="0" t="0" r="9525" b="0"/>
            <wp:docPr id="5" name="图表 5">
              <a:extLst xmlns:a="http://schemas.openxmlformats.org/drawingml/2006/main">
                <a:ext uri="{FF2B5EF4-FFF2-40B4-BE49-F238E27FC236}">
                  <a16:creationId xmlns:a16="http://schemas.microsoft.com/office/drawing/2014/main" id="{652BD2EC-F6A2-4798-9549-04AD4CFA6F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D9E2059" w14:textId="7C4B302F" w:rsidR="00E57F84" w:rsidRPr="007A5679" w:rsidRDefault="00E57F84" w:rsidP="00614889">
      <w:pPr>
        <w:pStyle w:val="a6"/>
        <w:ind w:firstLineChars="0" w:firstLine="0"/>
        <w:jc w:val="center"/>
        <w:rPr>
          <w:rFonts w:ascii="Arial" w:eastAsia="微软雅黑" w:hAnsi="Arial"/>
          <w:spacing w:val="6"/>
          <w:sz w:val="21"/>
          <w:szCs w:val="21"/>
        </w:rPr>
      </w:pPr>
      <w:r w:rsidRPr="007A5679">
        <w:rPr>
          <w:rFonts w:ascii="Arial" w:eastAsia="微软雅黑" w:hAnsi="Arial" w:cs="Arial" w:hint="eastAsia"/>
          <w:spacing w:val="6"/>
          <w:sz w:val="21"/>
          <w:szCs w:val="21"/>
        </w:rPr>
        <w:t>图</w:t>
      </w:r>
      <w:r w:rsidRPr="007A5679">
        <w:rPr>
          <w:rFonts w:ascii="Arial" w:eastAsia="微软雅黑" w:hAnsi="Arial" w:cs="Arial"/>
          <w:spacing w:val="6"/>
          <w:sz w:val="21"/>
          <w:szCs w:val="21"/>
        </w:rPr>
        <w:t>5.1</w:t>
      </w:r>
      <w:r w:rsidRPr="007A5679">
        <w:rPr>
          <w:rFonts w:ascii="Arial" w:eastAsia="微软雅黑" w:hAnsi="Arial"/>
          <w:spacing w:val="6"/>
          <w:sz w:val="21"/>
          <w:szCs w:val="21"/>
        </w:rPr>
        <w:t xml:space="preserve"> </w:t>
      </w:r>
      <w:r w:rsidR="004639A8" w:rsidRPr="007A5679">
        <w:rPr>
          <w:rFonts w:ascii="Arial" w:eastAsia="微软雅黑" w:hAnsi="Arial"/>
          <w:spacing w:val="6"/>
          <w:sz w:val="21"/>
          <w:szCs w:val="21"/>
        </w:rPr>
        <w:t>QOS</w:t>
      </w:r>
      <w:r w:rsidR="004639A8" w:rsidRPr="007A5679">
        <w:rPr>
          <w:rFonts w:ascii="Arial" w:eastAsia="微软雅黑" w:hAnsi="Arial" w:hint="eastAsia"/>
          <w:spacing w:val="6"/>
          <w:sz w:val="21"/>
          <w:szCs w:val="21"/>
        </w:rPr>
        <w:t>公链代币</w:t>
      </w:r>
      <w:r w:rsidRPr="007A5679">
        <w:rPr>
          <w:rFonts w:ascii="Arial" w:eastAsia="微软雅黑" w:hAnsi="Arial" w:hint="eastAsia"/>
          <w:spacing w:val="6"/>
          <w:sz w:val="21"/>
          <w:szCs w:val="21"/>
        </w:rPr>
        <w:t>分配方式</w:t>
      </w:r>
    </w:p>
    <w:p w14:paraId="0EF9F1DD" w14:textId="06546F99" w:rsidR="004063C1" w:rsidRPr="007A5679" w:rsidRDefault="00F5289C" w:rsidP="00614889">
      <w:pPr>
        <w:spacing w:line="560" w:lineRule="exact"/>
        <w:ind w:firstLineChars="150"/>
        <w:jc w:val="both"/>
        <w:rPr>
          <w:rFonts w:ascii="Arial" w:hAnsi="Arial"/>
          <w:spacing w:val="6"/>
        </w:rPr>
      </w:pPr>
      <w:r w:rsidRPr="00154F48">
        <w:rPr>
          <w:rFonts w:ascii="Arial" w:hAnsi="Arial"/>
          <w:noProof/>
          <w:spacing w:val="6"/>
          <w:sz w:val="32"/>
          <w:szCs w:val="32"/>
        </w:rPr>
        <w:lastRenderedPageBreak/>
        <mc:AlternateContent>
          <mc:Choice Requires="wps">
            <w:drawing>
              <wp:anchor distT="0" distB="0" distL="114300" distR="114300" simplePos="0" relativeHeight="251755520" behindDoc="0" locked="0" layoutInCell="1" allowOverlap="1" wp14:anchorId="0297DDFA" wp14:editId="78190A20">
                <wp:simplePos x="0" y="0"/>
                <wp:positionH relativeFrom="page">
                  <wp:posOffset>7388225</wp:posOffset>
                </wp:positionH>
                <wp:positionV relativeFrom="paragraph">
                  <wp:posOffset>-353060</wp:posOffset>
                </wp:positionV>
                <wp:extent cx="172800" cy="237600"/>
                <wp:effectExtent l="0" t="0" r="0" b="0"/>
                <wp:wrapNone/>
                <wp:docPr id="242" name="矩形 242"/>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E2C7621" id="矩形 242" o:spid="_x0000_s1026" style="position:absolute;left:0;text-align:left;margin-left:581.75pt;margin-top:-27.8pt;width:13.6pt;height:18.7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CtHSsHnwIAAIUFAAAOAAAAAAAAAAAAAAAAAC4CAABk&#10;cnMvZTJvRG9jLnhtbFBLAQItABQABgAIAAAAIQBwrQ3t3wAAAA0BAAAPAAAAAAAAAAAAAAAAAPkE&#10;AABkcnMvZG93bnJldi54bWxQSwUGAAAAAAQABADzAAAABQYAAAAA&#10;" fillcolor="red" stroked="f" strokeweight="2pt">
                <w10:wrap anchorx="page"/>
              </v:rect>
            </w:pict>
          </mc:Fallback>
        </mc:AlternateContent>
      </w:r>
      <w:r w:rsidR="00F91476" w:rsidRPr="007A5679">
        <w:rPr>
          <w:rFonts w:ascii="Arial" w:hAnsi="Arial" w:hint="eastAsia"/>
          <w:spacing w:val="6"/>
        </w:rPr>
        <w:t>其中</w:t>
      </w:r>
      <w:r w:rsidR="004063C1" w:rsidRPr="007A5679">
        <w:rPr>
          <w:rFonts w:ascii="Arial" w:hAnsi="Arial" w:hint="eastAsia"/>
          <w:spacing w:val="6"/>
        </w:rPr>
        <w:t>团队持有代币</w:t>
      </w:r>
      <w:r w:rsidR="00F91476" w:rsidRPr="007A5679">
        <w:rPr>
          <w:rFonts w:ascii="Arial" w:hAnsi="Arial" w:hint="eastAsia"/>
          <w:spacing w:val="6"/>
        </w:rPr>
        <w:t>将</w:t>
      </w:r>
      <w:r w:rsidR="004063C1" w:rsidRPr="007A5679">
        <w:rPr>
          <w:rFonts w:ascii="Arial" w:hAnsi="Arial" w:hint="eastAsia"/>
          <w:spacing w:val="6"/>
        </w:rPr>
        <w:t>锁定</w:t>
      </w:r>
      <w:r w:rsidR="004063C1" w:rsidRPr="007A5679">
        <w:rPr>
          <w:rFonts w:ascii="Arial" w:hAnsi="Arial"/>
          <w:spacing w:val="6"/>
        </w:rPr>
        <w:t>12</w:t>
      </w:r>
      <w:r w:rsidR="004063C1" w:rsidRPr="007A5679">
        <w:rPr>
          <w:rFonts w:ascii="Arial" w:hAnsi="Arial" w:hint="eastAsia"/>
          <w:spacing w:val="6"/>
        </w:rPr>
        <w:t>个月，</w:t>
      </w:r>
      <w:r w:rsidR="00F91476" w:rsidRPr="007A5679">
        <w:rPr>
          <w:rFonts w:ascii="Arial" w:hAnsi="Arial" w:hint="eastAsia"/>
          <w:spacing w:val="6"/>
        </w:rPr>
        <w:t>随后</w:t>
      </w:r>
      <w:r w:rsidR="00660485" w:rsidRPr="007A5679">
        <w:rPr>
          <w:rFonts w:ascii="Arial" w:hAnsi="Arial" w:hint="eastAsia"/>
          <w:spacing w:val="6"/>
        </w:rPr>
        <w:t>将</w:t>
      </w:r>
      <w:r w:rsidR="00F91476" w:rsidRPr="007A5679">
        <w:rPr>
          <w:rFonts w:ascii="Arial" w:hAnsi="Arial" w:hint="eastAsia"/>
          <w:spacing w:val="6"/>
        </w:rPr>
        <w:t>在</w:t>
      </w:r>
      <w:r w:rsidR="00F91476" w:rsidRPr="007A5679">
        <w:rPr>
          <w:rFonts w:ascii="Arial" w:hAnsi="Arial"/>
          <w:spacing w:val="6"/>
        </w:rPr>
        <w:t>2</w:t>
      </w:r>
      <w:r w:rsidR="00F91476" w:rsidRPr="007A5679">
        <w:rPr>
          <w:rFonts w:ascii="Arial" w:hAnsi="Arial" w:hint="eastAsia"/>
          <w:spacing w:val="6"/>
        </w:rPr>
        <w:t>年内</w:t>
      </w:r>
      <w:r w:rsidR="003D5097" w:rsidRPr="007A5679">
        <w:rPr>
          <w:rFonts w:ascii="Arial" w:hAnsi="Arial" w:hint="eastAsia"/>
          <w:spacing w:val="6"/>
        </w:rPr>
        <w:t>按月</w:t>
      </w:r>
      <w:r w:rsidR="00F91476" w:rsidRPr="007A5679">
        <w:rPr>
          <w:rFonts w:ascii="Arial" w:hAnsi="Arial" w:hint="eastAsia"/>
          <w:spacing w:val="6"/>
        </w:rPr>
        <w:t>等比例</w:t>
      </w:r>
      <w:r w:rsidR="004063C1" w:rsidRPr="007A5679">
        <w:rPr>
          <w:rFonts w:ascii="Arial" w:hAnsi="Arial" w:hint="eastAsia"/>
          <w:spacing w:val="6"/>
        </w:rPr>
        <w:t>进行</w:t>
      </w:r>
      <w:r w:rsidR="00F91476" w:rsidRPr="007A5679">
        <w:rPr>
          <w:rFonts w:ascii="Arial" w:hAnsi="Arial" w:hint="eastAsia"/>
          <w:spacing w:val="6"/>
        </w:rPr>
        <w:t>解禁。</w:t>
      </w:r>
    </w:p>
    <w:p w14:paraId="6F29D656" w14:textId="012EE4AC" w:rsidR="002B1236" w:rsidRPr="007A5679" w:rsidRDefault="00614F51" w:rsidP="00327450">
      <w:pPr>
        <w:spacing w:line="560" w:lineRule="exact"/>
        <w:ind w:firstLine="504"/>
        <w:jc w:val="both"/>
        <w:rPr>
          <w:rFonts w:ascii="Arial" w:hAnsi="Arial"/>
          <w:spacing w:val="6"/>
        </w:rPr>
      </w:pPr>
      <w:r w:rsidRPr="007A5679">
        <w:rPr>
          <w:rFonts w:ascii="Arial" w:hAnsi="Arial"/>
          <w:spacing w:val="6"/>
        </w:rPr>
        <w:t>QOS</w:t>
      </w:r>
      <w:r w:rsidRPr="007A5679">
        <w:rPr>
          <w:rFonts w:ascii="Arial" w:hAnsi="Arial" w:hint="eastAsia"/>
          <w:spacing w:val="6"/>
        </w:rPr>
        <w:t>计划</w:t>
      </w:r>
      <w:r w:rsidR="003B628F" w:rsidRPr="007A5679">
        <w:rPr>
          <w:rFonts w:ascii="Arial" w:hAnsi="Arial" w:hint="eastAsia"/>
          <w:spacing w:val="6"/>
        </w:rPr>
        <w:t>募集</w:t>
      </w:r>
      <w:r w:rsidRPr="007A5679">
        <w:rPr>
          <w:rFonts w:ascii="Arial" w:hAnsi="Arial" w:hint="eastAsia"/>
          <w:spacing w:val="6"/>
        </w:rPr>
        <w:t>融资</w:t>
      </w:r>
      <w:r w:rsidR="00870F79" w:rsidRPr="007A5679">
        <w:rPr>
          <w:rFonts w:ascii="Arial" w:hAnsi="Arial"/>
          <w:spacing w:val="6"/>
        </w:rPr>
        <w:t>50</w:t>
      </w:r>
      <w:r w:rsidRPr="007A5679">
        <w:rPr>
          <w:rFonts w:ascii="Arial" w:hAnsi="Arial"/>
          <w:spacing w:val="6"/>
        </w:rPr>
        <w:t>,000</w:t>
      </w:r>
      <w:r w:rsidRPr="007A5679">
        <w:rPr>
          <w:rFonts w:ascii="Arial" w:hAnsi="Arial" w:hint="eastAsia"/>
          <w:spacing w:val="6"/>
        </w:rPr>
        <w:t>枚</w:t>
      </w:r>
      <w:r w:rsidRPr="007A5679">
        <w:rPr>
          <w:rFonts w:ascii="Arial" w:hAnsi="Arial"/>
          <w:spacing w:val="6"/>
        </w:rPr>
        <w:t>ETH</w:t>
      </w:r>
      <w:r w:rsidR="002B1236" w:rsidRPr="007A5679">
        <w:rPr>
          <w:rFonts w:ascii="Arial" w:hAnsi="Arial" w:hint="eastAsia"/>
          <w:spacing w:val="6"/>
        </w:rPr>
        <w:t>，</w:t>
      </w:r>
      <w:r w:rsidR="003B628F" w:rsidRPr="007A5679">
        <w:rPr>
          <w:rFonts w:ascii="Arial" w:hAnsi="Arial" w:hint="eastAsia"/>
          <w:spacing w:val="6"/>
        </w:rPr>
        <w:t>其中私募融资</w:t>
      </w:r>
      <w:r w:rsidR="003B628F" w:rsidRPr="007A5679">
        <w:rPr>
          <w:rFonts w:ascii="Arial" w:hAnsi="Arial"/>
          <w:spacing w:val="6"/>
        </w:rPr>
        <w:t>25,000</w:t>
      </w:r>
      <w:r w:rsidR="003B628F" w:rsidRPr="007A5679">
        <w:rPr>
          <w:rFonts w:ascii="Arial" w:hAnsi="Arial" w:hint="eastAsia"/>
          <w:spacing w:val="6"/>
        </w:rPr>
        <w:t>枚，交易所</w:t>
      </w:r>
      <w:r w:rsidR="00E41C99" w:rsidRPr="007A5679">
        <w:rPr>
          <w:rFonts w:ascii="Arial" w:hAnsi="Arial" w:hint="eastAsia"/>
          <w:spacing w:val="6"/>
        </w:rPr>
        <w:t>定向</w:t>
      </w:r>
      <w:r w:rsidR="003B628F" w:rsidRPr="007A5679">
        <w:rPr>
          <w:rFonts w:ascii="Arial" w:hAnsi="Arial" w:hint="eastAsia"/>
          <w:spacing w:val="6"/>
        </w:rPr>
        <w:t>配售</w:t>
      </w:r>
      <w:r w:rsidR="003B628F" w:rsidRPr="007A5679">
        <w:rPr>
          <w:rFonts w:ascii="Arial" w:hAnsi="Arial"/>
          <w:spacing w:val="6"/>
        </w:rPr>
        <w:t>25,000</w:t>
      </w:r>
      <w:r w:rsidR="003B628F" w:rsidRPr="007A5679">
        <w:rPr>
          <w:rFonts w:ascii="Arial" w:hAnsi="Arial" w:hint="eastAsia"/>
          <w:spacing w:val="6"/>
        </w:rPr>
        <w:t>枚。</w:t>
      </w:r>
      <w:r w:rsidR="002B1236" w:rsidRPr="007A5679">
        <w:rPr>
          <w:rFonts w:ascii="Arial" w:hAnsi="Arial" w:hint="eastAsia"/>
          <w:spacing w:val="6"/>
        </w:rPr>
        <w:t>募集时间表为：</w:t>
      </w:r>
    </w:p>
    <w:p w14:paraId="443F099A" w14:textId="77777777" w:rsidR="00F5289C" w:rsidRPr="007A5679" w:rsidRDefault="00F5289C" w:rsidP="004F2D44">
      <w:pPr>
        <w:spacing w:line="200" w:lineRule="exact"/>
        <w:ind w:firstLine="504"/>
        <w:jc w:val="both"/>
        <w:rPr>
          <w:rFonts w:ascii="Arial" w:hAnsi="Arial"/>
          <w:spacing w:val="6"/>
        </w:rPr>
      </w:pPr>
    </w:p>
    <w:p w14:paraId="52B3E080" w14:textId="0FD34643" w:rsidR="00D86776" w:rsidRPr="007A5679" w:rsidRDefault="00D86776" w:rsidP="00614889">
      <w:pPr>
        <w:pStyle w:val="a6"/>
        <w:ind w:firstLineChars="0" w:firstLine="0"/>
        <w:jc w:val="center"/>
        <w:rPr>
          <w:rFonts w:ascii="Arial" w:eastAsia="微软雅黑" w:hAnsi="Arial" w:cs="宋体"/>
          <w:spacing w:val="6"/>
          <w:sz w:val="21"/>
          <w:szCs w:val="21"/>
        </w:rPr>
      </w:pPr>
      <w:r w:rsidRPr="007A5679">
        <w:rPr>
          <w:rFonts w:ascii="Arial" w:eastAsia="微软雅黑" w:hAnsi="Arial" w:cs="Arial" w:hint="eastAsia"/>
          <w:spacing w:val="6"/>
          <w:sz w:val="21"/>
          <w:szCs w:val="21"/>
        </w:rPr>
        <w:t>表</w:t>
      </w:r>
      <w:r w:rsidRPr="007A5679">
        <w:rPr>
          <w:rFonts w:ascii="Arial" w:eastAsia="微软雅黑" w:hAnsi="Arial" w:cs="Arial"/>
          <w:spacing w:val="6"/>
          <w:sz w:val="21"/>
          <w:szCs w:val="21"/>
        </w:rPr>
        <w:t>5.2</w:t>
      </w:r>
      <w:r w:rsidRPr="007A5679">
        <w:rPr>
          <w:rFonts w:ascii="Arial" w:eastAsia="微软雅黑" w:hAnsi="Arial"/>
          <w:spacing w:val="6"/>
          <w:sz w:val="21"/>
          <w:szCs w:val="21"/>
        </w:rPr>
        <w:t xml:space="preserve"> </w:t>
      </w:r>
      <w:r w:rsidR="004639A8" w:rsidRPr="007A5679">
        <w:rPr>
          <w:rFonts w:ascii="Arial" w:eastAsia="微软雅黑" w:hAnsi="Arial"/>
          <w:spacing w:val="6"/>
          <w:sz w:val="21"/>
          <w:szCs w:val="21"/>
        </w:rPr>
        <w:t>QOS</w:t>
      </w:r>
      <w:r w:rsidR="004639A8" w:rsidRPr="007A5679">
        <w:rPr>
          <w:rFonts w:ascii="Arial" w:eastAsia="微软雅黑" w:hAnsi="Arial" w:hint="eastAsia"/>
          <w:spacing w:val="6"/>
          <w:sz w:val="21"/>
          <w:szCs w:val="21"/>
        </w:rPr>
        <w:t>公链代币</w:t>
      </w:r>
      <w:r w:rsidRPr="007A5679">
        <w:rPr>
          <w:rFonts w:ascii="Arial" w:eastAsia="微软雅黑" w:hAnsi="Arial" w:hint="eastAsia"/>
          <w:spacing w:val="6"/>
          <w:sz w:val="21"/>
          <w:szCs w:val="21"/>
        </w:rPr>
        <w:t>募集时间表</w:t>
      </w:r>
    </w:p>
    <w:tbl>
      <w:tblPr>
        <w:tblStyle w:val="a7"/>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56"/>
        <w:gridCol w:w="2122"/>
        <w:gridCol w:w="2206"/>
        <w:gridCol w:w="2392"/>
      </w:tblGrid>
      <w:tr w:rsidR="00EE5383" w:rsidRPr="007A5679" w14:paraId="7AB055B4" w14:textId="77777777" w:rsidTr="00F5289C">
        <w:tc>
          <w:tcPr>
            <w:tcW w:w="940" w:type="pct"/>
            <w:vAlign w:val="center"/>
          </w:tcPr>
          <w:p w14:paraId="33108593" w14:textId="409AAF5F" w:rsidR="00EE5383" w:rsidRPr="007A5679" w:rsidRDefault="00EE5383" w:rsidP="00614889">
            <w:pPr>
              <w:spacing w:line="480" w:lineRule="auto"/>
              <w:ind w:firstLineChars="0" w:firstLine="0"/>
              <w:jc w:val="center"/>
              <w:rPr>
                <w:rFonts w:ascii="Arial" w:hAnsi="Arial"/>
                <w:spacing w:val="6"/>
              </w:rPr>
            </w:pPr>
            <w:r w:rsidRPr="007A5679">
              <w:rPr>
                <w:rFonts w:ascii="Arial" w:hAnsi="Arial" w:hint="eastAsia"/>
                <w:spacing w:val="6"/>
              </w:rPr>
              <w:t>轮次</w:t>
            </w:r>
          </w:p>
        </w:tc>
        <w:tc>
          <w:tcPr>
            <w:tcW w:w="1282" w:type="pct"/>
            <w:vAlign w:val="center"/>
          </w:tcPr>
          <w:p w14:paraId="1BE11446" w14:textId="76C4B466" w:rsidR="00EE5383" w:rsidRPr="007A5679" w:rsidRDefault="00EE5383" w:rsidP="00614889">
            <w:pPr>
              <w:spacing w:line="480" w:lineRule="auto"/>
              <w:ind w:firstLineChars="0" w:firstLine="0"/>
              <w:jc w:val="center"/>
              <w:rPr>
                <w:rFonts w:ascii="Arial" w:hAnsi="Arial"/>
                <w:spacing w:val="6"/>
              </w:rPr>
            </w:pPr>
            <w:r w:rsidRPr="007A5679">
              <w:rPr>
                <w:rFonts w:ascii="Arial" w:hAnsi="Arial" w:hint="eastAsia"/>
                <w:spacing w:val="6"/>
              </w:rPr>
              <w:t>额度</w:t>
            </w:r>
          </w:p>
        </w:tc>
        <w:tc>
          <w:tcPr>
            <w:tcW w:w="1333" w:type="pct"/>
            <w:vAlign w:val="center"/>
          </w:tcPr>
          <w:p w14:paraId="24D379ED" w14:textId="6BA858CF" w:rsidR="00EE5383" w:rsidRPr="007A5679" w:rsidRDefault="00EE5383" w:rsidP="00614889">
            <w:pPr>
              <w:spacing w:line="480" w:lineRule="auto"/>
              <w:ind w:firstLineChars="0" w:firstLine="0"/>
              <w:jc w:val="center"/>
              <w:rPr>
                <w:rFonts w:ascii="Arial" w:hAnsi="Arial"/>
                <w:spacing w:val="6"/>
              </w:rPr>
            </w:pPr>
            <w:r w:rsidRPr="007A5679">
              <w:rPr>
                <w:rFonts w:ascii="Arial" w:hAnsi="Arial" w:hint="eastAsia"/>
                <w:spacing w:val="6"/>
              </w:rPr>
              <w:t>截止时间</w:t>
            </w:r>
          </w:p>
        </w:tc>
        <w:tc>
          <w:tcPr>
            <w:tcW w:w="1445" w:type="pct"/>
            <w:vAlign w:val="center"/>
          </w:tcPr>
          <w:p w14:paraId="5FF95149" w14:textId="786807E8" w:rsidR="00EE5383" w:rsidRPr="007A5679" w:rsidRDefault="00EE5383" w:rsidP="00614889">
            <w:pPr>
              <w:spacing w:line="480" w:lineRule="auto"/>
              <w:ind w:firstLineChars="0" w:firstLine="0"/>
              <w:jc w:val="center"/>
              <w:rPr>
                <w:rFonts w:ascii="Arial" w:hAnsi="Arial"/>
                <w:spacing w:val="6"/>
              </w:rPr>
            </w:pPr>
            <w:r w:rsidRPr="007A5679">
              <w:rPr>
                <w:rFonts w:ascii="Arial" w:hAnsi="Arial" w:hint="eastAsia"/>
                <w:spacing w:val="6"/>
              </w:rPr>
              <w:t>价格</w:t>
            </w:r>
            <w:r w:rsidRPr="007A5679">
              <w:rPr>
                <w:rFonts w:ascii="Arial" w:hAnsi="Arial"/>
                <w:spacing w:val="6"/>
              </w:rPr>
              <w:t>ETH:QOS</w:t>
            </w:r>
          </w:p>
        </w:tc>
      </w:tr>
      <w:tr w:rsidR="00EE5383" w:rsidRPr="007A5679" w14:paraId="32AF08DB" w14:textId="77777777" w:rsidTr="00F5289C">
        <w:tc>
          <w:tcPr>
            <w:tcW w:w="940" w:type="pct"/>
            <w:vAlign w:val="center"/>
          </w:tcPr>
          <w:p w14:paraId="25440628" w14:textId="7F073F0C" w:rsidR="00EE5383" w:rsidRPr="007A5679" w:rsidRDefault="00131D3F" w:rsidP="00614889">
            <w:pPr>
              <w:spacing w:line="480" w:lineRule="auto"/>
              <w:ind w:firstLineChars="0" w:firstLine="0"/>
              <w:jc w:val="center"/>
              <w:rPr>
                <w:rFonts w:ascii="Arial" w:hAnsi="Arial"/>
                <w:spacing w:val="6"/>
              </w:rPr>
            </w:pPr>
            <w:r w:rsidRPr="007A5679">
              <w:rPr>
                <w:rFonts w:ascii="Arial" w:hAnsi="Arial" w:hint="eastAsia"/>
                <w:spacing w:val="6"/>
              </w:rPr>
              <w:t>募集</w:t>
            </w:r>
          </w:p>
        </w:tc>
        <w:tc>
          <w:tcPr>
            <w:tcW w:w="1282" w:type="pct"/>
            <w:vAlign w:val="center"/>
          </w:tcPr>
          <w:p w14:paraId="3DACF0B7" w14:textId="36ED1C65" w:rsidR="00EE5383" w:rsidRPr="007A5679" w:rsidRDefault="00870F79" w:rsidP="00614889">
            <w:pPr>
              <w:spacing w:line="480" w:lineRule="auto"/>
              <w:ind w:firstLineChars="0" w:firstLine="0"/>
              <w:jc w:val="center"/>
              <w:rPr>
                <w:rFonts w:ascii="Arial" w:hAnsi="Arial"/>
                <w:spacing w:val="6"/>
              </w:rPr>
            </w:pPr>
            <w:r w:rsidRPr="007A5679">
              <w:rPr>
                <w:rFonts w:ascii="Arial" w:hAnsi="Arial"/>
                <w:spacing w:val="6"/>
              </w:rPr>
              <w:t>50</w:t>
            </w:r>
            <w:r w:rsidR="00EE5383" w:rsidRPr="007A5679">
              <w:rPr>
                <w:rFonts w:ascii="Arial" w:hAnsi="Arial"/>
                <w:spacing w:val="6"/>
              </w:rPr>
              <w:t>,000ETH</w:t>
            </w:r>
          </w:p>
        </w:tc>
        <w:tc>
          <w:tcPr>
            <w:tcW w:w="1333" w:type="pct"/>
            <w:vAlign w:val="center"/>
          </w:tcPr>
          <w:p w14:paraId="2E9B818F" w14:textId="3ED623B2" w:rsidR="00EE5383" w:rsidRPr="007A5679" w:rsidRDefault="00EE5383" w:rsidP="00614889">
            <w:pPr>
              <w:spacing w:line="480" w:lineRule="auto"/>
              <w:ind w:firstLineChars="0" w:firstLine="0"/>
              <w:jc w:val="center"/>
              <w:rPr>
                <w:rFonts w:ascii="Arial" w:hAnsi="Arial"/>
                <w:spacing w:val="6"/>
              </w:rPr>
            </w:pPr>
            <w:r w:rsidRPr="007A5679">
              <w:rPr>
                <w:rFonts w:ascii="Arial" w:hAnsi="Arial"/>
                <w:spacing w:val="6"/>
              </w:rPr>
              <w:t>2018.8.4</w:t>
            </w:r>
          </w:p>
        </w:tc>
        <w:tc>
          <w:tcPr>
            <w:tcW w:w="1445" w:type="pct"/>
            <w:vAlign w:val="center"/>
          </w:tcPr>
          <w:p w14:paraId="1EC62610" w14:textId="41672502" w:rsidR="00EE5383" w:rsidRPr="007A5679" w:rsidRDefault="00036053" w:rsidP="00614889">
            <w:pPr>
              <w:spacing w:line="480" w:lineRule="auto"/>
              <w:ind w:firstLineChars="0" w:firstLine="0"/>
              <w:jc w:val="center"/>
              <w:rPr>
                <w:rFonts w:ascii="Arial" w:hAnsi="Arial"/>
                <w:spacing w:val="6"/>
              </w:rPr>
            </w:pPr>
            <w:r w:rsidRPr="007A5679">
              <w:rPr>
                <w:rFonts w:ascii="Arial" w:hAnsi="Arial"/>
                <w:spacing w:val="6"/>
              </w:rPr>
              <w:t>1:</w:t>
            </w:r>
            <w:r w:rsidR="00321637" w:rsidRPr="007A5679">
              <w:rPr>
                <w:rFonts w:ascii="Arial" w:hAnsi="Arial"/>
                <w:spacing w:val="6"/>
              </w:rPr>
              <w:t>2</w:t>
            </w:r>
            <w:r w:rsidRPr="007A5679">
              <w:rPr>
                <w:rFonts w:ascii="Arial" w:hAnsi="Arial"/>
                <w:spacing w:val="6"/>
              </w:rPr>
              <w:t>0000</w:t>
            </w:r>
          </w:p>
        </w:tc>
      </w:tr>
    </w:tbl>
    <w:p w14:paraId="1FD7FD04" w14:textId="77777777" w:rsidR="00F5289C" w:rsidRPr="007A5679" w:rsidRDefault="00F5289C" w:rsidP="004F2D44">
      <w:pPr>
        <w:ind w:firstLine="504"/>
        <w:jc w:val="both"/>
        <w:rPr>
          <w:rFonts w:ascii="Arial" w:hAnsi="Arial" w:cs="Arial"/>
          <w:spacing w:val="6"/>
        </w:rPr>
      </w:pPr>
    </w:p>
    <w:p w14:paraId="3F5916FE" w14:textId="2D03A128" w:rsidR="002B1236" w:rsidRPr="007A5679" w:rsidRDefault="002B1236" w:rsidP="00272AF3">
      <w:pPr>
        <w:spacing w:line="560" w:lineRule="exact"/>
        <w:ind w:firstLine="504"/>
        <w:jc w:val="both"/>
        <w:rPr>
          <w:rFonts w:ascii="Arial" w:hAnsi="Arial"/>
          <w:spacing w:val="6"/>
        </w:rPr>
      </w:pPr>
      <w:r w:rsidRPr="007A5679">
        <w:rPr>
          <w:rFonts w:ascii="Arial" w:hAnsi="Arial" w:cs="Arial"/>
          <w:spacing w:val="6"/>
        </w:rPr>
        <w:t>QOS</w:t>
      </w:r>
      <w:r w:rsidRPr="007A5679">
        <w:rPr>
          <w:rFonts w:ascii="Arial" w:hAnsi="Arial" w:hint="eastAsia"/>
          <w:spacing w:val="6"/>
        </w:rPr>
        <w:t>社区将在新加坡成立基金会，作为社区治理的主体，全面负责管理</w:t>
      </w:r>
      <w:r w:rsidRPr="007A5679">
        <w:rPr>
          <w:rFonts w:ascii="Arial" w:hAnsi="Arial" w:cs="Arial"/>
          <w:spacing w:val="6"/>
        </w:rPr>
        <w:t>QOS</w:t>
      </w:r>
      <w:r w:rsidRPr="007A5679">
        <w:rPr>
          <w:rFonts w:ascii="Arial" w:hAnsi="Arial" w:hint="eastAsia"/>
          <w:spacing w:val="6"/>
        </w:rPr>
        <w:t>技术研发和商业应用落地</w:t>
      </w:r>
      <w:r w:rsidR="00524AB7" w:rsidRPr="007A5679">
        <w:rPr>
          <w:rFonts w:ascii="Arial" w:hAnsi="Arial" w:hint="eastAsia"/>
          <w:spacing w:val="6"/>
        </w:rPr>
        <w:t>以及合规审计相关工作</w:t>
      </w:r>
      <w:r w:rsidRPr="007A5679">
        <w:rPr>
          <w:rFonts w:ascii="Arial" w:hAnsi="Arial" w:hint="eastAsia"/>
          <w:spacing w:val="6"/>
        </w:rPr>
        <w:t>，宣传推广</w:t>
      </w:r>
      <w:r w:rsidRPr="007A5679">
        <w:rPr>
          <w:rFonts w:ascii="Arial" w:hAnsi="Arial" w:cs="Arial"/>
          <w:spacing w:val="6"/>
        </w:rPr>
        <w:t>QOS</w:t>
      </w:r>
      <w:r w:rsidRPr="007A5679">
        <w:rPr>
          <w:rFonts w:ascii="Arial" w:hAnsi="Arial" w:hint="eastAsia"/>
          <w:spacing w:val="6"/>
        </w:rPr>
        <w:t>品牌。</w:t>
      </w:r>
    </w:p>
    <w:p w14:paraId="27C5145D" w14:textId="77777777" w:rsidR="00F5289C" w:rsidRPr="007A5679" w:rsidRDefault="00F5289C" w:rsidP="004F2D44">
      <w:pPr>
        <w:spacing w:line="200" w:lineRule="atLeast"/>
        <w:ind w:firstLine="504"/>
        <w:jc w:val="both"/>
        <w:rPr>
          <w:rFonts w:ascii="Arial" w:hAnsi="Arial"/>
          <w:spacing w:val="6"/>
        </w:rPr>
      </w:pPr>
    </w:p>
    <w:p w14:paraId="3B0EE724" w14:textId="77777777" w:rsidR="00D967A1" w:rsidRPr="007A5679" w:rsidRDefault="00535E2A" w:rsidP="004F2D44">
      <w:pPr>
        <w:widowControl/>
        <w:autoSpaceDE/>
        <w:autoSpaceDN/>
        <w:adjustRightInd/>
        <w:ind w:firstLineChars="0" w:firstLine="0"/>
        <w:jc w:val="both"/>
        <w:rPr>
          <w:rFonts w:ascii="Arial" w:hAnsi="Arial"/>
          <w:spacing w:val="6"/>
        </w:rPr>
        <w:sectPr w:rsidR="00D967A1" w:rsidRPr="007A5679">
          <w:headerReference w:type="default" r:id="rId47"/>
          <w:pgSz w:w="11906" w:h="16838"/>
          <w:pgMar w:top="1440" w:right="1800" w:bottom="1440" w:left="1800" w:header="851" w:footer="992" w:gutter="0"/>
          <w:cols w:space="425"/>
          <w:docGrid w:type="lines" w:linePitch="312"/>
        </w:sectPr>
      </w:pPr>
      <w:r w:rsidRPr="007A5679">
        <w:rPr>
          <w:rFonts w:ascii="Arial" w:hAnsi="Arial"/>
          <w:spacing w:val="6"/>
        </w:rPr>
        <w:br w:type="page"/>
      </w:r>
    </w:p>
    <w:bookmarkStart w:id="76" w:name="_Toc519696406"/>
    <w:p w14:paraId="6EB787D6" w14:textId="7C99F4E5" w:rsidR="00E57F84" w:rsidRPr="007A5679" w:rsidRDefault="00823D8F" w:rsidP="004F2D44">
      <w:pPr>
        <w:pStyle w:val="3"/>
        <w:spacing w:line="300" w:lineRule="auto"/>
        <w:ind w:firstLineChars="0" w:firstLine="0"/>
        <w:jc w:val="both"/>
        <w:rPr>
          <w:rFonts w:ascii="Arial" w:eastAsia="微软雅黑" w:hAnsi="Arial" w:cs="Arial"/>
          <w:spacing w:val="6"/>
        </w:rPr>
      </w:pPr>
      <w:r w:rsidRPr="00154F48">
        <w:rPr>
          <w:rFonts w:ascii="Arial" w:eastAsia="微软雅黑" w:hAnsi="Arial"/>
          <w:noProof/>
          <w:spacing w:val="6"/>
          <w:sz w:val="32"/>
          <w:szCs w:val="32"/>
        </w:rPr>
        <w:lastRenderedPageBreak/>
        <mc:AlternateContent>
          <mc:Choice Requires="wps">
            <w:drawing>
              <wp:anchor distT="0" distB="0" distL="114300" distR="114300" simplePos="0" relativeHeight="251757568" behindDoc="0" locked="0" layoutInCell="1" allowOverlap="1" wp14:anchorId="23D106B2" wp14:editId="2730DFE3">
                <wp:simplePos x="0" y="0"/>
                <wp:positionH relativeFrom="page">
                  <wp:posOffset>7388225</wp:posOffset>
                </wp:positionH>
                <wp:positionV relativeFrom="paragraph">
                  <wp:posOffset>-353060</wp:posOffset>
                </wp:positionV>
                <wp:extent cx="172800" cy="237600"/>
                <wp:effectExtent l="0" t="0" r="0" b="0"/>
                <wp:wrapNone/>
                <wp:docPr id="243" name="矩形 243"/>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62DA216" id="矩形 243" o:spid="_x0000_s1026" style="position:absolute;left:0;text-align:left;margin-left:581.75pt;margin-top:-27.8pt;width:13.6pt;height:18.7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CfZMcVnwIAAIUFAAAOAAAAAAAAAAAAAAAAAC4CAABk&#10;cnMvZTJvRG9jLnhtbFBLAQItABQABgAIAAAAIQBwrQ3t3wAAAA0BAAAPAAAAAAAAAAAAAAAAAPkE&#10;AABkcnMvZG93bnJldi54bWxQSwUGAAAAAAQABADzAAAABQYAAAAA&#10;" fillcolor="red" stroked="f" strokeweight="2pt">
                <w10:wrap anchorx="page"/>
              </v:rect>
            </w:pict>
          </mc:Fallback>
        </mc:AlternateContent>
      </w:r>
      <w:r w:rsidR="00E57F84" w:rsidRPr="007A5679">
        <w:rPr>
          <w:rFonts w:ascii="Arial" w:eastAsia="微软雅黑" w:hAnsi="Arial" w:cs="Arial"/>
          <w:spacing w:val="6"/>
        </w:rPr>
        <w:t xml:space="preserve">5.3  </w:t>
      </w:r>
      <w:r w:rsidR="00E57F84" w:rsidRPr="007A5679">
        <w:rPr>
          <w:rFonts w:ascii="Arial" w:eastAsia="微软雅黑" w:hAnsi="Arial" w:cs="Arial" w:hint="eastAsia"/>
          <w:bCs w:val="0"/>
          <w:spacing w:val="6"/>
        </w:rPr>
        <w:t>核心团队</w:t>
      </w:r>
      <w:bookmarkEnd w:id="76"/>
    </w:p>
    <w:p w14:paraId="6AB6E469" w14:textId="5E3ED1A6" w:rsidR="00FF1358" w:rsidRPr="007A5679" w:rsidRDefault="00DB4044" w:rsidP="00327450">
      <w:pPr>
        <w:jc w:val="center"/>
        <w:rPr>
          <w:rFonts w:ascii="Arial" w:hAnsi="Arial"/>
          <w:spacing w:val="6"/>
        </w:rPr>
      </w:pPr>
      <w:r w:rsidRPr="00154F48">
        <w:rPr>
          <w:rFonts w:ascii="Arial" w:hAnsi="Arial"/>
          <w:noProof/>
          <w:spacing w:val="6"/>
        </w:rPr>
        <w:drawing>
          <wp:inline distT="0" distB="0" distL="0" distR="0" wp14:anchorId="78BCCA23" wp14:editId="4AB69BD5">
            <wp:extent cx="950026" cy="950026"/>
            <wp:effectExtent l="0" t="0" r="2540" b="2540"/>
            <wp:docPr id="193" name="图片 193" descr="C:\Users\ADMINI~1\AppData\Local\Temp\Rar$DRa0.163\头像\哲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ADMINI~1\AppData\Local\Temp\Rar$DRa0.163\头像\哲总.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0677" cy="960677"/>
                    </a:xfrm>
                    <a:prstGeom prst="rect">
                      <a:avLst/>
                    </a:prstGeom>
                    <a:noFill/>
                    <a:ln>
                      <a:noFill/>
                    </a:ln>
                  </pic:spPr>
                </pic:pic>
              </a:graphicData>
            </a:graphic>
          </wp:inline>
        </w:drawing>
      </w:r>
    </w:p>
    <w:p w14:paraId="61DCEB8F" w14:textId="1269A851" w:rsidR="007E1F3D" w:rsidRPr="007A5679" w:rsidRDefault="005C7DCF" w:rsidP="00327450">
      <w:pPr>
        <w:spacing w:line="480" w:lineRule="exact"/>
        <w:ind w:firstLine="504"/>
        <w:jc w:val="center"/>
        <w:rPr>
          <w:rFonts w:ascii="Arial" w:hAnsi="Arial"/>
          <w:b/>
          <w:spacing w:val="6"/>
        </w:rPr>
      </w:pPr>
      <w:r w:rsidRPr="007A5679">
        <w:rPr>
          <w:rFonts w:ascii="Arial" w:hAnsi="Arial"/>
          <w:b/>
          <w:spacing w:val="6"/>
        </w:rPr>
        <w:t xml:space="preserve"> </w:t>
      </w:r>
      <w:r w:rsidR="007E1F3D" w:rsidRPr="007A5679">
        <w:rPr>
          <w:rFonts w:ascii="Arial" w:hAnsi="Arial" w:hint="eastAsia"/>
          <w:b/>
          <w:spacing w:val="6"/>
        </w:rPr>
        <w:t>张</w:t>
      </w:r>
      <w:r w:rsidRPr="007A5679">
        <w:rPr>
          <w:rFonts w:ascii="Arial" w:hAnsi="Arial"/>
          <w:b/>
          <w:spacing w:val="6"/>
        </w:rPr>
        <w:t xml:space="preserve"> </w:t>
      </w:r>
      <w:r w:rsidR="007E1F3D" w:rsidRPr="007A5679">
        <w:rPr>
          <w:rFonts w:ascii="Arial" w:hAnsi="Arial" w:hint="eastAsia"/>
          <w:b/>
          <w:spacing w:val="6"/>
        </w:rPr>
        <w:t>哲</w:t>
      </w:r>
    </w:p>
    <w:p w14:paraId="01B3C9C9" w14:textId="77777777" w:rsidR="00535D0C" w:rsidRPr="007A5679" w:rsidRDefault="00535D0C" w:rsidP="00327450">
      <w:pPr>
        <w:spacing w:line="480" w:lineRule="exact"/>
        <w:ind w:firstLine="504"/>
        <w:jc w:val="center"/>
        <w:rPr>
          <w:rFonts w:ascii="Arial" w:hAnsi="Arial"/>
          <w:b/>
          <w:spacing w:val="6"/>
        </w:rPr>
      </w:pPr>
      <w:r w:rsidRPr="007A5679">
        <w:rPr>
          <w:rFonts w:ascii="Arial" w:hAnsi="Arial" w:hint="eastAsia"/>
          <w:b/>
          <w:spacing w:val="6"/>
        </w:rPr>
        <w:t>基</w:t>
      </w:r>
      <w:r w:rsidR="00FF1358" w:rsidRPr="007A5679">
        <w:rPr>
          <w:rFonts w:ascii="Arial" w:hAnsi="Arial" w:hint="eastAsia"/>
          <w:b/>
          <w:spacing w:val="6"/>
        </w:rPr>
        <w:t>金会主</w:t>
      </w:r>
      <w:r w:rsidRPr="007A5679">
        <w:rPr>
          <w:rFonts w:ascii="Arial" w:hAnsi="Arial" w:hint="eastAsia"/>
          <w:b/>
          <w:spacing w:val="6"/>
        </w:rPr>
        <w:t>席</w:t>
      </w:r>
    </w:p>
    <w:p w14:paraId="02264093" w14:textId="738D0058" w:rsidR="00FF1358" w:rsidRPr="007A5679" w:rsidRDefault="00C1776A" w:rsidP="004F2D44">
      <w:pPr>
        <w:jc w:val="both"/>
        <w:rPr>
          <w:rFonts w:ascii="Arial" w:hAnsi="Arial"/>
          <w:b/>
          <w:spacing w:val="6"/>
        </w:rPr>
      </w:pPr>
      <w:r w:rsidRPr="00154F48">
        <w:rPr>
          <w:rFonts w:ascii="Arial" w:hAnsi="Arial"/>
          <w:noProof/>
          <w:spacing w:val="6"/>
        </w:rPr>
        <mc:AlternateContent>
          <mc:Choice Requires="wps">
            <w:drawing>
              <wp:anchor distT="45720" distB="45720" distL="114300" distR="114300" simplePos="0" relativeHeight="251659264" behindDoc="0" locked="0" layoutInCell="1" allowOverlap="1" wp14:anchorId="4EA3A32E" wp14:editId="71B6F81D">
                <wp:simplePos x="0" y="0"/>
                <wp:positionH relativeFrom="margin">
                  <wp:posOffset>1154430</wp:posOffset>
                </wp:positionH>
                <wp:positionV relativeFrom="paragraph">
                  <wp:posOffset>52705</wp:posOffset>
                </wp:positionV>
                <wp:extent cx="3333750" cy="125476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254760"/>
                        </a:xfrm>
                        <a:prstGeom prst="rect">
                          <a:avLst/>
                        </a:prstGeom>
                        <a:solidFill>
                          <a:srgbClr val="FFFFFF"/>
                        </a:solidFill>
                        <a:ln w="9525">
                          <a:noFill/>
                          <a:miter lim="800000"/>
                          <a:headEnd/>
                          <a:tailEnd/>
                        </a:ln>
                      </wps:spPr>
                      <wps:txbx>
                        <w:txbxContent>
                          <w:p w14:paraId="681EED3E" w14:textId="6585FD93" w:rsidR="00227FAC" w:rsidRPr="004B5396" w:rsidRDefault="00227FAC" w:rsidP="00FF1358">
                            <w:pPr>
                              <w:spacing w:line="300" w:lineRule="exact"/>
                              <w:ind w:firstLineChars="0" w:firstLine="0"/>
                              <w:rPr>
                                <w:sz w:val="20"/>
                                <w:szCs w:val="21"/>
                              </w:rPr>
                            </w:pPr>
                            <w:r w:rsidRPr="004B5396">
                              <w:rPr>
                                <w:rFonts w:hint="eastAsia"/>
                                <w:sz w:val="20"/>
                                <w:szCs w:val="21"/>
                              </w:rPr>
                              <w:t>前奥马电器（002668）副总经理，战略发展部总经理，区块链业务负责人，钱包投资管理合伙人，负责上市公司战略和投资业务。</w:t>
                            </w:r>
                          </w:p>
                          <w:p w14:paraId="45B211B7" w14:textId="24AC6C31" w:rsidR="00227FAC" w:rsidRPr="004B5396" w:rsidRDefault="00227FAC" w:rsidP="00FF1358">
                            <w:pPr>
                              <w:spacing w:line="300" w:lineRule="exact"/>
                              <w:ind w:firstLineChars="0" w:firstLine="0"/>
                              <w:rPr>
                                <w:sz w:val="21"/>
                              </w:rPr>
                            </w:pPr>
                            <w:r w:rsidRPr="004B5396">
                              <w:rPr>
                                <w:rFonts w:hint="eastAsia"/>
                                <w:sz w:val="20"/>
                                <w:szCs w:val="21"/>
                              </w:rPr>
                              <w:t>汉世纪创投执行总裁，16年资本市场及创业投资经验，曾参与主导投资安硕信息（300380）、万得资讯（Wind）、通付盾等知名企业。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A3A32E" id="_x0000_t202" coordsize="21600,21600" o:spt="202" path="m,l,21600r21600,l21600,xe">
                <v:stroke joinstyle="miter"/>
                <v:path gradientshapeok="t" o:connecttype="rect"/>
              </v:shapetype>
              <v:shape id="文本框 2" o:spid="_x0000_s1026" type="#_x0000_t202" style="position:absolute;left:0;text-align:left;margin-left:90.9pt;margin-top:4.15pt;width:262.5pt;height:98.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" stroked="f">
                <v:textbox>
                  <w:txbxContent>
                    <w:p w14:paraId="681EED3E" w14:textId="6585FD93" w:rsidR="00227FAC" w:rsidRPr="004B5396" w:rsidRDefault="00227FAC" w:rsidP="00FF1358">
                      <w:pPr>
                        <w:spacing w:line="300" w:lineRule="exact"/>
                        <w:ind w:firstLineChars="0" w:firstLine="0"/>
                        <w:rPr>
                          <w:sz w:val="20"/>
                          <w:szCs w:val="21"/>
                        </w:rPr>
                      </w:pPr>
                      <w:r w:rsidRPr="004B5396">
                        <w:rPr>
                          <w:rFonts w:hint="eastAsia"/>
                          <w:sz w:val="20"/>
                          <w:szCs w:val="21"/>
                        </w:rPr>
                        <w:t>前奥马电器（002668）副总经理，战略发展部总经理，区块链业务负责人，钱包投资管理合伙人，负责上市公司战略和投资业务。</w:t>
                      </w:r>
                    </w:p>
                    <w:p w14:paraId="45B211B7" w14:textId="24AC6C31" w:rsidR="00227FAC" w:rsidRPr="004B5396" w:rsidRDefault="00227FAC" w:rsidP="00FF1358">
                      <w:pPr>
                        <w:spacing w:line="300" w:lineRule="exact"/>
                        <w:ind w:firstLineChars="0" w:firstLine="0"/>
                        <w:rPr>
                          <w:sz w:val="21"/>
                        </w:rPr>
                      </w:pPr>
                      <w:r w:rsidRPr="004B5396">
                        <w:rPr>
                          <w:rFonts w:hint="eastAsia"/>
                          <w:sz w:val="20"/>
                          <w:szCs w:val="21"/>
                        </w:rPr>
                        <w:t>汉世纪创</w:t>
                      </w:r>
                      <w:proofErr w:type="gramStart"/>
                      <w:r w:rsidRPr="004B5396">
                        <w:rPr>
                          <w:rFonts w:hint="eastAsia"/>
                          <w:sz w:val="20"/>
                          <w:szCs w:val="21"/>
                        </w:rPr>
                        <w:t>投执行</w:t>
                      </w:r>
                      <w:proofErr w:type="gramEnd"/>
                      <w:r w:rsidRPr="004B5396">
                        <w:rPr>
                          <w:rFonts w:hint="eastAsia"/>
                          <w:sz w:val="20"/>
                          <w:szCs w:val="21"/>
                        </w:rPr>
                        <w:t>总裁，16年资本市场及创业投资经验，曾参与主导</w:t>
                      </w:r>
                      <w:proofErr w:type="gramStart"/>
                      <w:r w:rsidRPr="004B5396">
                        <w:rPr>
                          <w:rFonts w:hint="eastAsia"/>
                          <w:sz w:val="20"/>
                          <w:szCs w:val="21"/>
                        </w:rPr>
                        <w:t>投资安硕信息</w:t>
                      </w:r>
                      <w:proofErr w:type="gramEnd"/>
                      <w:r w:rsidRPr="004B5396">
                        <w:rPr>
                          <w:rFonts w:hint="eastAsia"/>
                          <w:sz w:val="20"/>
                          <w:szCs w:val="21"/>
                        </w:rPr>
                        <w:t>（300380）、万得资讯（Wind）、</w:t>
                      </w:r>
                      <w:proofErr w:type="gramStart"/>
                      <w:r w:rsidRPr="004B5396">
                        <w:rPr>
                          <w:rFonts w:hint="eastAsia"/>
                          <w:sz w:val="20"/>
                          <w:szCs w:val="21"/>
                        </w:rPr>
                        <w:t>通付盾</w:t>
                      </w:r>
                      <w:proofErr w:type="gramEnd"/>
                      <w:r w:rsidRPr="004B5396">
                        <w:rPr>
                          <w:rFonts w:hint="eastAsia"/>
                          <w:sz w:val="20"/>
                          <w:szCs w:val="21"/>
                        </w:rPr>
                        <w:t>等知名企业。</w:t>
                      </w:r>
                    </w:p>
                  </w:txbxContent>
                </v:textbox>
                <w10:wrap type="square" anchorx="margin"/>
              </v:shape>
            </w:pict>
          </mc:Fallback>
        </mc:AlternateContent>
      </w:r>
    </w:p>
    <w:p w14:paraId="48AB1E33" w14:textId="51894291" w:rsidR="00FF1358" w:rsidRPr="007A5679" w:rsidRDefault="00FF1358" w:rsidP="004F2D44">
      <w:pPr>
        <w:ind w:firstLine="504"/>
        <w:jc w:val="both"/>
        <w:rPr>
          <w:rFonts w:ascii="Arial" w:hAnsi="Arial"/>
          <w:b/>
          <w:spacing w:val="6"/>
        </w:rPr>
      </w:pPr>
    </w:p>
    <w:p w14:paraId="19CB94F6" w14:textId="03EA65E9" w:rsidR="0035550E" w:rsidRPr="007A5679" w:rsidRDefault="0035550E" w:rsidP="004F2D44">
      <w:pPr>
        <w:ind w:firstLine="504"/>
        <w:jc w:val="both"/>
        <w:rPr>
          <w:rFonts w:ascii="Arial" w:hAnsi="Arial"/>
          <w:b/>
          <w:spacing w:val="6"/>
        </w:rPr>
      </w:pPr>
    </w:p>
    <w:p w14:paraId="525441B5" w14:textId="29D23296" w:rsidR="0035550E" w:rsidRPr="007A5679" w:rsidRDefault="0035550E" w:rsidP="004F2D44">
      <w:pPr>
        <w:ind w:firstLine="504"/>
        <w:jc w:val="both"/>
        <w:rPr>
          <w:rFonts w:ascii="Arial" w:hAnsi="Arial"/>
          <w:b/>
          <w:spacing w:val="6"/>
        </w:rPr>
      </w:pPr>
    </w:p>
    <w:p w14:paraId="7FEB6B25" w14:textId="4CDD5EE0" w:rsidR="0035550E" w:rsidRPr="007A5679" w:rsidRDefault="0035550E" w:rsidP="004F2D44">
      <w:pPr>
        <w:ind w:firstLine="504"/>
        <w:jc w:val="both"/>
        <w:rPr>
          <w:rFonts w:ascii="Arial" w:hAnsi="Arial"/>
          <w:b/>
          <w:spacing w:val="6"/>
        </w:rPr>
      </w:pPr>
    </w:p>
    <w:p w14:paraId="638DA3F2" w14:textId="6C2BEEB1" w:rsidR="0035550E" w:rsidRPr="007A5679" w:rsidRDefault="0035550E" w:rsidP="004F2D44">
      <w:pPr>
        <w:ind w:firstLine="504"/>
        <w:jc w:val="both"/>
        <w:rPr>
          <w:rFonts w:ascii="Arial" w:hAnsi="Arial"/>
          <w:b/>
          <w:spacing w:val="6"/>
        </w:rPr>
      </w:pPr>
    </w:p>
    <w:p w14:paraId="6C70E978" w14:textId="508E2394" w:rsidR="0035550E" w:rsidRPr="007A5679" w:rsidRDefault="0035550E" w:rsidP="004F2D44">
      <w:pPr>
        <w:ind w:firstLine="504"/>
        <w:jc w:val="both"/>
        <w:rPr>
          <w:rFonts w:ascii="Arial" w:hAnsi="Arial"/>
          <w:b/>
          <w:spacing w:val="6"/>
        </w:rPr>
      </w:pPr>
    </w:p>
    <w:p w14:paraId="1B3D38D6" w14:textId="2BEBF935" w:rsidR="00BC4545" w:rsidRPr="007A5679" w:rsidRDefault="00DB4044" w:rsidP="004F2D44">
      <w:pPr>
        <w:ind w:firstLineChars="400" w:firstLine="960"/>
        <w:jc w:val="both"/>
        <w:rPr>
          <w:rFonts w:ascii="Arial" w:hAnsi="Arial"/>
          <w:spacing w:val="6"/>
        </w:rPr>
      </w:pPr>
      <w:r w:rsidRPr="00154F48">
        <w:rPr>
          <w:rFonts w:ascii="Arial" w:hAnsi="Arial"/>
          <w:noProof/>
          <w:spacing w:val="6"/>
        </w:rPr>
        <w:drawing>
          <wp:inline distT="0" distB="0" distL="0" distR="0" wp14:anchorId="27AFBC14" wp14:editId="0785B8C6">
            <wp:extent cx="938150" cy="938150"/>
            <wp:effectExtent l="0" t="0" r="0" b="0"/>
            <wp:docPr id="194" name="图片 194" descr="C:\Users\ADMINI~1\AppData\Local\Temp\Rar$DRa0.837\头像\汪怡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DMINI~1\AppData\Local\Temp\Rar$DRa0.837\头像\汪怡宁.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51588" cy="951588"/>
                    </a:xfrm>
                    <a:prstGeom prst="rect">
                      <a:avLst/>
                    </a:prstGeom>
                    <a:noFill/>
                    <a:ln>
                      <a:noFill/>
                    </a:ln>
                  </pic:spPr>
                </pic:pic>
              </a:graphicData>
            </a:graphic>
          </wp:inline>
        </w:drawing>
      </w:r>
      <w:r w:rsidR="0035550E" w:rsidRPr="007A5679">
        <w:rPr>
          <w:rFonts w:ascii="Arial" w:hAnsi="Arial"/>
          <w:noProof/>
          <w:spacing w:val="6"/>
        </w:rPr>
        <w:t xml:space="preserve">               </w:t>
      </w:r>
      <w:r w:rsidR="00F54B32" w:rsidRPr="007A5679">
        <w:rPr>
          <w:rFonts w:ascii="Arial" w:hAnsi="Arial"/>
          <w:noProof/>
          <w:spacing w:val="6"/>
        </w:rPr>
        <w:t xml:space="preserve">             </w:t>
      </w:r>
      <w:r w:rsidRPr="00154F48">
        <w:rPr>
          <w:rFonts w:ascii="Arial" w:hAnsi="Arial"/>
          <w:noProof/>
          <w:spacing w:val="6"/>
        </w:rPr>
        <w:drawing>
          <wp:inline distT="0" distB="0" distL="0" distR="0" wp14:anchorId="0F48988F" wp14:editId="4822999C">
            <wp:extent cx="914400" cy="914400"/>
            <wp:effectExtent l="0" t="0" r="0" b="0"/>
            <wp:docPr id="195" name="图片 195" descr="C:\Users\ADMINI~1\AppData\Local\Temp\Rar$DRa0.021\头像\李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DMINI~1\AppData\Local\Temp\Rar$DRa0.021\头像\李杰.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9469" cy="919469"/>
                    </a:xfrm>
                    <a:prstGeom prst="rect">
                      <a:avLst/>
                    </a:prstGeom>
                    <a:noFill/>
                    <a:ln>
                      <a:noFill/>
                    </a:ln>
                  </pic:spPr>
                </pic:pic>
              </a:graphicData>
            </a:graphic>
          </wp:inline>
        </w:drawing>
      </w:r>
    </w:p>
    <w:p w14:paraId="2C7BC38B" w14:textId="7872A213" w:rsidR="00535D0C" w:rsidRPr="007A5679" w:rsidRDefault="00823D8F" w:rsidP="004F2D44">
      <w:pPr>
        <w:ind w:firstLineChars="600" w:firstLine="1440"/>
        <w:jc w:val="both"/>
        <w:rPr>
          <w:rFonts w:ascii="Arial" w:hAnsi="Arial"/>
          <w:b/>
          <w:spacing w:val="6"/>
        </w:rPr>
      </w:pPr>
      <w:r w:rsidRPr="00154F48">
        <w:rPr>
          <w:rFonts w:ascii="Arial" w:hAnsi="Arial"/>
          <w:b/>
          <w:noProof/>
          <w:spacing w:val="6"/>
        </w:rPr>
        <mc:AlternateContent>
          <mc:Choice Requires="wps">
            <w:drawing>
              <wp:anchor distT="45720" distB="45720" distL="114300" distR="114300" simplePos="0" relativeHeight="251663360" behindDoc="0" locked="0" layoutInCell="1" allowOverlap="1" wp14:anchorId="15B235E6" wp14:editId="0E362ED8">
                <wp:simplePos x="0" y="0"/>
                <wp:positionH relativeFrom="margin">
                  <wp:posOffset>-65405</wp:posOffset>
                </wp:positionH>
                <wp:positionV relativeFrom="paragraph">
                  <wp:posOffset>378460</wp:posOffset>
                </wp:positionV>
                <wp:extent cx="2600325" cy="1296035"/>
                <wp:effectExtent l="0" t="0" r="9525" b="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296035"/>
                        </a:xfrm>
                        <a:prstGeom prst="rect">
                          <a:avLst/>
                        </a:prstGeom>
                        <a:solidFill>
                          <a:srgbClr val="FFFFFF"/>
                        </a:solidFill>
                        <a:ln w="9525">
                          <a:noFill/>
                          <a:miter lim="800000"/>
                          <a:headEnd/>
                          <a:tailEnd/>
                        </a:ln>
                      </wps:spPr>
                      <wps:txbx>
                        <w:txbxContent>
                          <w:p w14:paraId="5CFC62BB" w14:textId="77777777" w:rsidR="00227FAC" w:rsidRPr="004B5396" w:rsidRDefault="00227FAC" w:rsidP="00FF1358">
                            <w:pPr>
                              <w:spacing w:line="300" w:lineRule="exact"/>
                              <w:ind w:firstLineChars="0" w:firstLine="0"/>
                              <w:rPr>
                                <w:sz w:val="20"/>
                                <w:szCs w:val="21"/>
                              </w:rPr>
                            </w:pPr>
                            <w:r w:rsidRPr="004B5396">
                              <w:rPr>
                                <w:rFonts w:hint="eastAsia"/>
                                <w:sz w:val="20"/>
                                <w:szCs w:val="21"/>
                              </w:rPr>
                              <w:t>曾任奥马电器（002668）投资总监，作为核心成员参与上市公司多支产业投资基金设立，主导多个金融科技项目投资，钱包集团体系资源协调整合。</w:t>
                            </w:r>
                          </w:p>
                          <w:p w14:paraId="427A08C8" w14:textId="59648BD4" w:rsidR="00227FAC" w:rsidRPr="004B5396" w:rsidRDefault="00227FAC" w:rsidP="00FF1358">
                            <w:pPr>
                              <w:spacing w:line="300" w:lineRule="exact"/>
                              <w:ind w:firstLineChars="0" w:firstLine="0"/>
                              <w:rPr>
                                <w:sz w:val="20"/>
                                <w:szCs w:val="21"/>
                              </w:rPr>
                            </w:pPr>
                            <w:r w:rsidRPr="004B5396">
                              <w:rPr>
                                <w:rFonts w:hint="eastAsia"/>
                                <w:sz w:val="20"/>
                                <w:szCs w:val="21"/>
                              </w:rPr>
                              <w:t>北京师范大学本科，中国社会科学院研究生院硕士。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235E6" id="_x0000_s1027" type="#_x0000_t202" style="position:absolute;left:0;text-align:left;margin-left:-5.15pt;margin-top:29.8pt;width:204.75pt;height:102.0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" stroked="f">
                <v:textbox>
                  <w:txbxContent>
                    <w:p w14:paraId="5CFC62BB" w14:textId="77777777" w:rsidR="00227FAC" w:rsidRPr="004B5396" w:rsidRDefault="00227FAC" w:rsidP="00FF1358">
                      <w:pPr>
                        <w:spacing w:line="300" w:lineRule="exact"/>
                        <w:ind w:firstLineChars="0" w:firstLine="0"/>
                        <w:rPr>
                          <w:sz w:val="20"/>
                          <w:szCs w:val="21"/>
                        </w:rPr>
                      </w:pPr>
                      <w:proofErr w:type="gramStart"/>
                      <w:r w:rsidRPr="004B5396">
                        <w:rPr>
                          <w:rFonts w:hint="eastAsia"/>
                          <w:sz w:val="20"/>
                          <w:szCs w:val="21"/>
                        </w:rPr>
                        <w:t>曾任奥马</w:t>
                      </w:r>
                      <w:proofErr w:type="gramEnd"/>
                      <w:r w:rsidRPr="004B5396">
                        <w:rPr>
                          <w:rFonts w:hint="eastAsia"/>
                          <w:sz w:val="20"/>
                          <w:szCs w:val="21"/>
                        </w:rPr>
                        <w:t>电器（002668）投资总监，作为核心成员参与上市公司多支产业投资基金设立，主导多个金融科技项目投资，钱包集团体系资源协调整合。</w:t>
                      </w:r>
                    </w:p>
                    <w:p w14:paraId="427A08C8" w14:textId="59648BD4" w:rsidR="00227FAC" w:rsidRPr="004B5396" w:rsidRDefault="00227FAC" w:rsidP="00FF1358">
                      <w:pPr>
                        <w:spacing w:line="300" w:lineRule="exact"/>
                        <w:ind w:firstLineChars="0" w:firstLine="0"/>
                        <w:rPr>
                          <w:sz w:val="20"/>
                          <w:szCs w:val="21"/>
                        </w:rPr>
                      </w:pPr>
                      <w:r w:rsidRPr="004B5396">
                        <w:rPr>
                          <w:rFonts w:hint="eastAsia"/>
                          <w:sz w:val="20"/>
                          <w:szCs w:val="21"/>
                        </w:rPr>
                        <w:t>北京师范大学本科，中国社会科学院研究生院硕士。</w:t>
                      </w:r>
                    </w:p>
                  </w:txbxContent>
                </v:textbox>
                <w10:wrap type="square" anchorx="margin"/>
              </v:shape>
            </w:pict>
          </mc:Fallback>
        </mc:AlternateContent>
      </w:r>
      <w:r w:rsidR="005C391C" w:rsidRPr="00795581">
        <w:rPr>
          <w:rFonts w:ascii="Arial" w:hAnsi="Arial"/>
          <w:b/>
          <w:noProof/>
          <w:spacing w:val="6"/>
        </w:rPr>
        <mc:AlternateContent>
          <mc:Choice Requires="wps">
            <w:drawing>
              <wp:anchor distT="45720" distB="45720" distL="114300" distR="114300" simplePos="0" relativeHeight="251665408" behindDoc="0" locked="0" layoutInCell="1" allowOverlap="1" wp14:anchorId="26CD1F86" wp14:editId="1B335EB9">
                <wp:simplePos x="0" y="0"/>
                <wp:positionH relativeFrom="margin">
                  <wp:posOffset>3143250</wp:posOffset>
                </wp:positionH>
                <wp:positionV relativeFrom="paragraph">
                  <wp:posOffset>382905</wp:posOffset>
                </wp:positionV>
                <wp:extent cx="2497455" cy="1285875"/>
                <wp:effectExtent l="0" t="0" r="0" b="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1285875"/>
                        </a:xfrm>
                        <a:prstGeom prst="rect">
                          <a:avLst/>
                        </a:prstGeom>
                        <a:solidFill>
                          <a:srgbClr val="FFFFFF"/>
                        </a:solidFill>
                        <a:ln w="9525">
                          <a:noFill/>
                          <a:miter lim="800000"/>
                          <a:headEnd/>
                          <a:tailEnd/>
                        </a:ln>
                      </wps:spPr>
                      <wps:txbx>
                        <w:txbxContent>
                          <w:p w14:paraId="494BB8F8" w14:textId="5B0C470F" w:rsidR="00227FAC" w:rsidRPr="004B5396" w:rsidRDefault="00227FAC" w:rsidP="00FF1358">
                            <w:pPr>
                              <w:spacing w:line="300" w:lineRule="exact"/>
                              <w:ind w:firstLineChars="0" w:firstLine="0"/>
                              <w:rPr>
                                <w:sz w:val="20"/>
                                <w:szCs w:val="21"/>
                              </w:rPr>
                            </w:pPr>
                            <w:r w:rsidRPr="004B5396">
                              <w:rPr>
                                <w:rFonts w:hint="eastAsia"/>
                                <w:sz w:val="20"/>
                                <w:szCs w:val="21"/>
                              </w:rPr>
                              <w:t>曾任奥马电器（002668）架构负责人，曾参与中国人民银行法定数字货币原型设计工作。阿里巴巴工作6年，担任资深开发、架构师职位。</w:t>
                            </w:r>
                          </w:p>
                          <w:p w14:paraId="495FA263" w14:textId="7903D124" w:rsidR="00227FAC" w:rsidRPr="004B5396" w:rsidRDefault="00227FAC" w:rsidP="00FF1358">
                            <w:pPr>
                              <w:spacing w:line="300" w:lineRule="exact"/>
                              <w:ind w:firstLineChars="0" w:firstLine="0"/>
                              <w:rPr>
                                <w:sz w:val="20"/>
                                <w:szCs w:val="21"/>
                              </w:rPr>
                            </w:pPr>
                            <w:r w:rsidRPr="004B5396">
                              <w:rPr>
                                <w:rFonts w:hint="eastAsia"/>
                                <w:sz w:val="20"/>
                                <w:szCs w:val="21"/>
                              </w:rPr>
                              <w:t>13年开发架构经验，擅长大型互联网系统架构、技术管理。</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D1F86" id="_x0000_s1028" type="#_x0000_t202" style="position:absolute;left:0;text-align:left;margin-left:247.5pt;margin-top:30.15pt;width:196.65pt;height:101.2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" stroked="f">
                <v:textbox>
                  <w:txbxContent>
                    <w:p w14:paraId="494BB8F8" w14:textId="5B0C470F" w:rsidR="00227FAC" w:rsidRPr="004B5396" w:rsidRDefault="00227FAC" w:rsidP="00FF1358">
                      <w:pPr>
                        <w:spacing w:line="300" w:lineRule="exact"/>
                        <w:ind w:firstLineChars="0" w:firstLine="0"/>
                        <w:rPr>
                          <w:sz w:val="20"/>
                          <w:szCs w:val="21"/>
                        </w:rPr>
                      </w:pPr>
                      <w:proofErr w:type="gramStart"/>
                      <w:r w:rsidRPr="004B5396">
                        <w:rPr>
                          <w:rFonts w:hint="eastAsia"/>
                          <w:sz w:val="20"/>
                          <w:szCs w:val="21"/>
                        </w:rPr>
                        <w:t>曾任奥马</w:t>
                      </w:r>
                      <w:proofErr w:type="gramEnd"/>
                      <w:r w:rsidRPr="004B5396">
                        <w:rPr>
                          <w:rFonts w:hint="eastAsia"/>
                          <w:sz w:val="20"/>
                          <w:szCs w:val="21"/>
                        </w:rPr>
                        <w:t>电器（002668）架构负责人，曾参与中国人民银行法</w:t>
                      </w:r>
                      <w:proofErr w:type="gramStart"/>
                      <w:r w:rsidRPr="004B5396">
                        <w:rPr>
                          <w:rFonts w:hint="eastAsia"/>
                          <w:sz w:val="20"/>
                          <w:szCs w:val="21"/>
                        </w:rPr>
                        <w:t>定数字</w:t>
                      </w:r>
                      <w:proofErr w:type="gramEnd"/>
                      <w:r w:rsidRPr="004B5396">
                        <w:rPr>
                          <w:rFonts w:hint="eastAsia"/>
                          <w:sz w:val="20"/>
                          <w:szCs w:val="21"/>
                        </w:rPr>
                        <w:t>货币原型设计工作。阿里巴巴工作6年，担任资深开发、架构师职位。</w:t>
                      </w:r>
                    </w:p>
                    <w:p w14:paraId="495FA263" w14:textId="7903D124" w:rsidR="00227FAC" w:rsidRPr="004B5396" w:rsidRDefault="00227FAC" w:rsidP="00FF1358">
                      <w:pPr>
                        <w:spacing w:line="300" w:lineRule="exact"/>
                        <w:ind w:firstLineChars="0" w:firstLine="0"/>
                        <w:rPr>
                          <w:sz w:val="20"/>
                          <w:szCs w:val="21"/>
                        </w:rPr>
                      </w:pPr>
                      <w:r w:rsidRPr="004B5396">
                        <w:rPr>
                          <w:rFonts w:hint="eastAsia"/>
                          <w:sz w:val="20"/>
                          <w:szCs w:val="21"/>
                        </w:rPr>
                        <w:t>13年开发架构经验，擅长大型互联网系统架构、技术管理。</w:t>
                      </w:r>
                    </w:p>
                  </w:txbxContent>
                </v:textbox>
                <w10:wrap type="square" anchorx="margin"/>
              </v:shape>
            </w:pict>
          </mc:Fallback>
        </mc:AlternateContent>
      </w:r>
      <w:r w:rsidR="00535D0C" w:rsidRPr="007A5679">
        <w:rPr>
          <w:rFonts w:ascii="Arial" w:hAnsi="Arial" w:hint="eastAsia"/>
          <w:b/>
          <w:spacing w:val="6"/>
        </w:rPr>
        <w:t>汪怡宁</w:t>
      </w:r>
      <w:r w:rsidR="002A79E6" w:rsidRPr="007A5679">
        <w:rPr>
          <w:rFonts w:ascii="Arial" w:hAnsi="Arial"/>
          <w:b/>
          <w:spacing w:val="6"/>
        </w:rPr>
        <w:t xml:space="preserve">                           </w:t>
      </w:r>
      <w:r w:rsidR="00F54B32" w:rsidRPr="007A5679">
        <w:rPr>
          <w:rFonts w:ascii="Arial" w:hAnsi="Arial"/>
          <w:b/>
          <w:spacing w:val="6"/>
        </w:rPr>
        <w:t xml:space="preserve">  </w:t>
      </w:r>
      <w:r w:rsidR="0035550E" w:rsidRPr="007A5679">
        <w:rPr>
          <w:rFonts w:ascii="Arial" w:hAnsi="Arial"/>
          <w:b/>
          <w:spacing w:val="6"/>
        </w:rPr>
        <w:t xml:space="preserve">    </w:t>
      </w:r>
      <w:r w:rsidR="002A79E6" w:rsidRPr="007A5679">
        <w:rPr>
          <w:rFonts w:ascii="Arial" w:hAnsi="Arial" w:hint="eastAsia"/>
          <w:b/>
          <w:spacing w:val="6"/>
        </w:rPr>
        <w:t>李</w:t>
      </w:r>
      <w:r w:rsidR="005C7DCF" w:rsidRPr="007A5679">
        <w:rPr>
          <w:rFonts w:ascii="Arial" w:hAnsi="Arial"/>
          <w:b/>
          <w:spacing w:val="6"/>
        </w:rPr>
        <w:t xml:space="preserve"> </w:t>
      </w:r>
      <w:r w:rsidR="002A79E6" w:rsidRPr="007A5679">
        <w:rPr>
          <w:rFonts w:ascii="Arial" w:hAnsi="Arial" w:hint="eastAsia"/>
          <w:b/>
          <w:spacing w:val="6"/>
        </w:rPr>
        <w:t>杰</w:t>
      </w:r>
    </w:p>
    <w:p w14:paraId="5F779B26" w14:textId="6B337A08" w:rsidR="00535D0C" w:rsidRPr="007A5679" w:rsidRDefault="00535D0C" w:rsidP="004F2D44">
      <w:pPr>
        <w:ind w:firstLine="504"/>
        <w:jc w:val="both"/>
        <w:rPr>
          <w:rFonts w:ascii="Arial" w:hAnsi="Arial"/>
          <w:spacing w:val="6"/>
        </w:rPr>
      </w:pPr>
    </w:p>
    <w:p w14:paraId="39AF2D78" w14:textId="4A8DAD85" w:rsidR="002A79E6" w:rsidRPr="007A5679" w:rsidRDefault="002A79E6" w:rsidP="004F2D44">
      <w:pPr>
        <w:ind w:firstLine="504"/>
        <w:jc w:val="both"/>
        <w:rPr>
          <w:rFonts w:ascii="Arial" w:hAnsi="Arial"/>
          <w:spacing w:val="6"/>
        </w:rPr>
      </w:pPr>
    </w:p>
    <w:p w14:paraId="3A956B4A" w14:textId="7EDD7F49" w:rsidR="002A79E6" w:rsidRPr="007A5679" w:rsidRDefault="002A79E6" w:rsidP="004F2D44">
      <w:pPr>
        <w:ind w:firstLine="504"/>
        <w:jc w:val="both"/>
        <w:rPr>
          <w:rFonts w:ascii="Arial" w:hAnsi="Arial"/>
          <w:spacing w:val="6"/>
        </w:rPr>
      </w:pPr>
    </w:p>
    <w:p w14:paraId="12690903" w14:textId="6547D9F8" w:rsidR="0035550E" w:rsidRPr="007A5679" w:rsidRDefault="0035550E" w:rsidP="004F2D44">
      <w:pPr>
        <w:ind w:firstLine="504"/>
        <w:jc w:val="both"/>
        <w:rPr>
          <w:rFonts w:ascii="Arial" w:hAnsi="Arial"/>
          <w:spacing w:val="6"/>
        </w:rPr>
      </w:pPr>
    </w:p>
    <w:p w14:paraId="1081DA23" w14:textId="5094F0FB" w:rsidR="0035550E" w:rsidRPr="007A5679" w:rsidRDefault="0035550E" w:rsidP="004F2D44">
      <w:pPr>
        <w:ind w:firstLine="504"/>
        <w:jc w:val="both"/>
        <w:rPr>
          <w:rFonts w:ascii="Arial" w:hAnsi="Arial"/>
          <w:spacing w:val="6"/>
        </w:rPr>
      </w:pPr>
    </w:p>
    <w:p w14:paraId="7CEDB1F5" w14:textId="7D1296EF" w:rsidR="0035550E" w:rsidRPr="007A5679" w:rsidRDefault="0035550E" w:rsidP="004F2D44">
      <w:pPr>
        <w:ind w:firstLine="504"/>
        <w:jc w:val="both"/>
        <w:rPr>
          <w:rFonts w:ascii="Arial" w:hAnsi="Arial"/>
          <w:spacing w:val="6"/>
        </w:rPr>
      </w:pPr>
    </w:p>
    <w:p w14:paraId="4D354F1A" w14:textId="353FCD0C" w:rsidR="0035550E" w:rsidRPr="007A5679" w:rsidRDefault="0035550E" w:rsidP="004F2D44">
      <w:pPr>
        <w:ind w:firstLine="504"/>
        <w:jc w:val="both"/>
        <w:rPr>
          <w:rFonts w:ascii="Arial" w:hAnsi="Arial"/>
          <w:spacing w:val="6"/>
        </w:rPr>
      </w:pPr>
    </w:p>
    <w:p w14:paraId="2526B9BE" w14:textId="79A560B0" w:rsidR="002A79E6" w:rsidRPr="007A5679" w:rsidRDefault="0035550E" w:rsidP="004F2D44">
      <w:pPr>
        <w:ind w:firstLineChars="400" w:firstLine="960"/>
        <w:jc w:val="both"/>
        <w:rPr>
          <w:rFonts w:ascii="Arial" w:hAnsi="Arial"/>
          <w:spacing w:val="6"/>
        </w:rPr>
      </w:pPr>
      <w:r w:rsidRPr="00154F48">
        <w:rPr>
          <w:rFonts w:ascii="Arial" w:hAnsi="Arial"/>
          <w:noProof/>
          <w:spacing w:val="6"/>
        </w:rPr>
        <w:drawing>
          <wp:inline distT="0" distB="0" distL="0" distR="0" wp14:anchorId="0F5E5F9C" wp14:editId="32869CEB">
            <wp:extent cx="950026" cy="950026"/>
            <wp:effectExtent l="0" t="0" r="2540" b="2540"/>
            <wp:docPr id="196" name="图片 196" descr="C:\Users\ADMINI~1\AppData\Local\Temp\Rar$DRa0.169\头像\周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DMINI~1\AppData\Local\Temp\Rar$DRa0.169\头像\周总.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72134" cy="972134"/>
                    </a:xfrm>
                    <a:prstGeom prst="rect">
                      <a:avLst/>
                    </a:prstGeom>
                    <a:noFill/>
                    <a:ln>
                      <a:noFill/>
                    </a:ln>
                  </pic:spPr>
                </pic:pic>
              </a:graphicData>
            </a:graphic>
          </wp:inline>
        </w:drawing>
      </w:r>
      <w:r w:rsidRPr="007A5679">
        <w:rPr>
          <w:rFonts w:ascii="Arial" w:hAnsi="Arial"/>
          <w:noProof/>
          <w:spacing w:val="6"/>
        </w:rPr>
        <w:t xml:space="preserve">                            </w:t>
      </w:r>
      <w:r w:rsidRPr="00154F48">
        <w:rPr>
          <w:rFonts w:ascii="Arial" w:hAnsi="Arial"/>
          <w:noProof/>
          <w:spacing w:val="6"/>
        </w:rPr>
        <w:drawing>
          <wp:inline distT="0" distB="0" distL="0" distR="0" wp14:anchorId="1D443581" wp14:editId="5CC550E8">
            <wp:extent cx="961902" cy="961902"/>
            <wp:effectExtent l="0" t="0" r="0" b="0"/>
            <wp:docPr id="197" name="图片 197" descr="C:\Users\ADMINI~1\AppData\Local\Temp\Rar$DRa0.251\头像\栾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ADMINI~1\AppData\Local\Temp\Rar$DRa0.251\头像\栾悦.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6152" cy="976152"/>
                    </a:xfrm>
                    <a:prstGeom prst="rect">
                      <a:avLst/>
                    </a:prstGeom>
                    <a:noFill/>
                    <a:ln>
                      <a:noFill/>
                    </a:ln>
                  </pic:spPr>
                </pic:pic>
              </a:graphicData>
            </a:graphic>
          </wp:inline>
        </w:drawing>
      </w:r>
    </w:p>
    <w:p w14:paraId="7C4697F1" w14:textId="4F36E813" w:rsidR="00F54B32" w:rsidRPr="007A5679" w:rsidRDefault="00823D8F" w:rsidP="004F2D44">
      <w:pPr>
        <w:ind w:firstLineChars="550" w:firstLine="1320"/>
        <w:jc w:val="both"/>
        <w:rPr>
          <w:rFonts w:ascii="Arial" w:hAnsi="Arial"/>
          <w:b/>
          <w:spacing w:val="6"/>
        </w:rPr>
      </w:pPr>
      <w:r w:rsidRPr="00154F48">
        <w:rPr>
          <w:rFonts w:ascii="Arial" w:hAnsi="Arial"/>
          <w:noProof/>
          <w:spacing w:val="6"/>
        </w:rPr>
        <mc:AlternateContent>
          <mc:Choice Requires="wps">
            <w:drawing>
              <wp:anchor distT="45720" distB="45720" distL="114300" distR="114300" simplePos="0" relativeHeight="251669504" behindDoc="0" locked="0" layoutInCell="1" allowOverlap="1" wp14:anchorId="02D22558" wp14:editId="617D03B1">
                <wp:simplePos x="0" y="0"/>
                <wp:positionH relativeFrom="margin">
                  <wp:posOffset>3005455</wp:posOffset>
                </wp:positionH>
                <wp:positionV relativeFrom="paragraph">
                  <wp:posOffset>382905</wp:posOffset>
                </wp:positionV>
                <wp:extent cx="2743200" cy="1132205"/>
                <wp:effectExtent l="0" t="0" r="0" b="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132205"/>
                        </a:xfrm>
                        <a:prstGeom prst="rect">
                          <a:avLst/>
                        </a:prstGeom>
                        <a:solidFill>
                          <a:srgbClr val="FFFFFF"/>
                        </a:solidFill>
                        <a:ln w="9525">
                          <a:noFill/>
                          <a:miter lim="800000"/>
                          <a:headEnd/>
                          <a:tailEnd/>
                        </a:ln>
                      </wps:spPr>
                      <wps:txbx>
                        <w:txbxContent>
                          <w:p w14:paraId="2A9C3996" w14:textId="16D9D68F" w:rsidR="00227FAC" w:rsidRPr="004B5396" w:rsidRDefault="00227FAC" w:rsidP="00C1776A">
                            <w:pPr>
                              <w:spacing w:line="300" w:lineRule="exact"/>
                              <w:ind w:firstLineChars="0" w:firstLine="0"/>
                              <w:rPr>
                                <w:sz w:val="20"/>
                                <w:szCs w:val="21"/>
                              </w:rPr>
                            </w:pPr>
                            <w:r w:rsidRPr="004B5396">
                              <w:rPr>
                                <w:rFonts w:hint="eastAsia"/>
                                <w:sz w:val="20"/>
                                <w:szCs w:val="21"/>
                              </w:rPr>
                              <w:t>曾任钱包生活市场总监,曾任腾讯视频市场品牌负责人，负责腾讯视频整体品牌。曾任职于爱奇艺市场部、中国广播电视出版社等。行业记者出身，在互联网市场营销、品牌建设领域具有丰富工作经验。中国传媒大学硕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22558" id="_x0000_s1029" type="#_x0000_t202" style="position:absolute;left:0;text-align:left;margin-left:236.65pt;margin-top:30.15pt;width:3in;height:89.1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" stroked="f">
                <v:textbox>
                  <w:txbxContent>
                    <w:p w14:paraId="2A9C3996" w14:textId="16D9D68F" w:rsidR="00227FAC" w:rsidRPr="004B5396" w:rsidRDefault="00227FAC" w:rsidP="00C1776A">
                      <w:pPr>
                        <w:spacing w:line="300" w:lineRule="exact"/>
                        <w:ind w:firstLineChars="0" w:firstLine="0"/>
                        <w:rPr>
                          <w:sz w:val="20"/>
                          <w:szCs w:val="21"/>
                        </w:rPr>
                      </w:pPr>
                      <w:r w:rsidRPr="004B5396">
                        <w:rPr>
                          <w:rFonts w:hint="eastAsia"/>
                          <w:sz w:val="20"/>
                          <w:szCs w:val="21"/>
                        </w:rPr>
                        <w:t>曾任钱包生活市场总监,曾</w:t>
                      </w:r>
                      <w:proofErr w:type="gramStart"/>
                      <w:r w:rsidRPr="004B5396">
                        <w:rPr>
                          <w:rFonts w:hint="eastAsia"/>
                          <w:sz w:val="20"/>
                          <w:szCs w:val="21"/>
                        </w:rPr>
                        <w:t>任腾讯</w:t>
                      </w:r>
                      <w:proofErr w:type="gramEnd"/>
                      <w:r w:rsidRPr="004B5396">
                        <w:rPr>
                          <w:rFonts w:hint="eastAsia"/>
                          <w:sz w:val="20"/>
                          <w:szCs w:val="21"/>
                        </w:rPr>
                        <w:t>视频市场品牌负责人，</w:t>
                      </w:r>
                      <w:proofErr w:type="gramStart"/>
                      <w:r w:rsidRPr="004B5396">
                        <w:rPr>
                          <w:rFonts w:hint="eastAsia"/>
                          <w:sz w:val="20"/>
                          <w:szCs w:val="21"/>
                        </w:rPr>
                        <w:t>负责腾讯视频</w:t>
                      </w:r>
                      <w:proofErr w:type="gramEnd"/>
                      <w:r w:rsidRPr="004B5396">
                        <w:rPr>
                          <w:rFonts w:hint="eastAsia"/>
                          <w:sz w:val="20"/>
                          <w:szCs w:val="21"/>
                        </w:rPr>
                        <w:t>整体品牌。曾任职于</w:t>
                      </w:r>
                      <w:proofErr w:type="gramStart"/>
                      <w:r w:rsidRPr="004B5396">
                        <w:rPr>
                          <w:rFonts w:hint="eastAsia"/>
                          <w:sz w:val="20"/>
                          <w:szCs w:val="21"/>
                        </w:rPr>
                        <w:t>爱奇艺</w:t>
                      </w:r>
                      <w:proofErr w:type="gramEnd"/>
                      <w:r w:rsidRPr="004B5396">
                        <w:rPr>
                          <w:rFonts w:hint="eastAsia"/>
                          <w:sz w:val="20"/>
                          <w:szCs w:val="21"/>
                        </w:rPr>
                        <w:t>市场部、中国广播电视出版社等。行业记者出身，在互联网市场营销、品牌建设领域具有丰富工作经验。中国传媒大学硕士。</w:t>
                      </w:r>
                    </w:p>
                  </w:txbxContent>
                </v:textbox>
                <w10:wrap type="square" anchorx="margin"/>
              </v:shape>
            </w:pict>
          </mc:Fallback>
        </mc:AlternateContent>
      </w:r>
      <w:r w:rsidRPr="00795581">
        <w:rPr>
          <w:rFonts w:ascii="Arial" w:hAnsi="Arial"/>
          <w:noProof/>
          <w:spacing w:val="6"/>
        </w:rPr>
        <mc:AlternateContent>
          <mc:Choice Requires="wps">
            <w:drawing>
              <wp:anchor distT="45720" distB="45720" distL="114300" distR="114300" simplePos="0" relativeHeight="251667456" behindDoc="0" locked="0" layoutInCell="1" allowOverlap="1" wp14:anchorId="7DFC6CBA" wp14:editId="03F1C994">
                <wp:simplePos x="0" y="0"/>
                <wp:positionH relativeFrom="margin">
                  <wp:posOffset>1905</wp:posOffset>
                </wp:positionH>
                <wp:positionV relativeFrom="paragraph">
                  <wp:posOffset>379730</wp:posOffset>
                </wp:positionV>
                <wp:extent cx="2792095" cy="1132205"/>
                <wp:effectExtent l="0" t="0" r="8255" b="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2095" cy="1132205"/>
                        </a:xfrm>
                        <a:prstGeom prst="rect">
                          <a:avLst/>
                        </a:prstGeom>
                        <a:solidFill>
                          <a:srgbClr val="FFFFFF"/>
                        </a:solidFill>
                        <a:ln w="9525">
                          <a:noFill/>
                          <a:miter lim="800000"/>
                          <a:headEnd/>
                          <a:tailEnd/>
                        </a:ln>
                      </wps:spPr>
                      <wps:txbx>
                        <w:txbxContent>
                          <w:p w14:paraId="21BDC446" w14:textId="0DA78A92" w:rsidR="00227FAC" w:rsidRPr="004B5396" w:rsidRDefault="00227FAC" w:rsidP="00C1776A">
                            <w:pPr>
                              <w:spacing w:line="300" w:lineRule="exact"/>
                              <w:ind w:firstLineChars="0" w:firstLine="0"/>
                              <w:rPr>
                                <w:sz w:val="20"/>
                                <w:szCs w:val="21"/>
                              </w:rPr>
                            </w:pPr>
                            <w:r w:rsidRPr="004B5396">
                              <w:rPr>
                                <w:rFonts w:hint="eastAsia"/>
                                <w:sz w:val="20"/>
                                <w:szCs w:val="21"/>
                              </w:rPr>
                              <w:t>安全专家，作为核心成员参与中国第一款通过</w:t>
                            </w:r>
                            <w:r w:rsidRPr="004B5396">
                              <w:rPr>
                                <w:sz w:val="20"/>
                                <w:szCs w:val="21"/>
                              </w:rPr>
                              <w:t>CC EAL4+认证的国产安全芯片项目</w:t>
                            </w:r>
                            <w:r w:rsidRPr="004B5396">
                              <w:rPr>
                                <w:rFonts w:hint="eastAsia"/>
                                <w:sz w:val="20"/>
                                <w:szCs w:val="21"/>
                              </w:rPr>
                              <w:t>。</w:t>
                            </w:r>
                            <w:r w:rsidRPr="004B5396">
                              <w:rPr>
                                <w:sz w:val="20"/>
                                <w:szCs w:val="21"/>
                              </w:rPr>
                              <w:t>主导</w:t>
                            </w:r>
                            <w:r w:rsidRPr="004B5396">
                              <w:rPr>
                                <w:rFonts w:hint="eastAsia"/>
                                <w:sz w:val="20"/>
                                <w:szCs w:val="21"/>
                              </w:rPr>
                              <w:t>钱包集团</w:t>
                            </w:r>
                            <w:r w:rsidRPr="004B5396">
                              <w:rPr>
                                <w:sz w:val="20"/>
                                <w:szCs w:val="21"/>
                              </w:rPr>
                              <w:t>支付清算协会数字货币重点研究课题</w:t>
                            </w:r>
                            <w:r w:rsidRPr="004B5396">
                              <w:rPr>
                                <w:rFonts w:hint="eastAsia"/>
                                <w:sz w:val="20"/>
                                <w:szCs w:val="21"/>
                              </w:rPr>
                              <w:t>以及</w:t>
                            </w:r>
                            <w:r w:rsidRPr="004B5396">
                              <w:rPr>
                                <w:sz w:val="20"/>
                                <w:szCs w:val="21"/>
                              </w:rPr>
                              <w:t>多个区块链金融落地项目</w:t>
                            </w:r>
                            <w:r w:rsidRPr="004B5396">
                              <w:rPr>
                                <w:rFonts w:hint="eastAsia"/>
                                <w:sz w:val="20"/>
                                <w:szCs w:val="21"/>
                              </w:rPr>
                              <w:t>。</w:t>
                            </w:r>
                          </w:p>
                          <w:p w14:paraId="081F7A6A" w14:textId="77777777" w:rsidR="00227FAC" w:rsidRPr="004B5396" w:rsidRDefault="00227FAC" w:rsidP="00C1776A">
                            <w:pPr>
                              <w:spacing w:line="300" w:lineRule="exact"/>
                              <w:ind w:firstLineChars="0" w:firstLine="0"/>
                              <w:rPr>
                                <w:sz w:val="20"/>
                                <w:szCs w:val="21"/>
                              </w:rPr>
                            </w:pPr>
                            <w:r w:rsidRPr="004B5396">
                              <w:rPr>
                                <w:rFonts w:hint="eastAsia"/>
                                <w:sz w:val="20"/>
                                <w:szCs w:val="21"/>
                              </w:rPr>
                              <w:t>清华大学自动化系本科、硕士、博士。</w:t>
                            </w:r>
                          </w:p>
                          <w:p w14:paraId="3AA7E4D6" w14:textId="77777777" w:rsidR="00227FAC" w:rsidRPr="004B5396" w:rsidRDefault="00227FAC" w:rsidP="00C1776A">
                            <w:pPr>
                              <w:spacing w:line="300" w:lineRule="exact"/>
                              <w:ind w:firstLineChars="0" w:firstLine="0"/>
                              <w:rPr>
                                <w:sz w:val="20"/>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C6CBA" id="_x0000_s1030" type="#_x0000_t202" style="position:absolute;left:0;text-align:left;margin-left:.15pt;margin-top:29.9pt;width:219.85pt;height:89.1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" stroked="f">
                <v:textbox>
                  <w:txbxContent>
                    <w:p w14:paraId="21BDC446" w14:textId="0DA78A92" w:rsidR="00227FAC" w:rsidRPr="004B5396" w:rsidRDefault="00227FAC" w:rsidP="00C1776A">
                      <w:pPr>
                        <w:spacing w:line="300" w:lineRule="exact"/>
                        <w:ind w:firstLineChars="0" w:firstLine="0"/>
                        <w:rPr>
                          <w:sz w:val="20"/>
                          <w:szCs w:val="21"/>
                        </w:rPr>
                      </w:pPr>
                      <w:r w:rsidRPr="004B5396">
                        <w:rPr>
                          <w:rFonts w:hint="eastAsia"/>
                          <w:sz w:val="20"/>
                          <w:szCs w:val="21"/>
                        </w:rPr>
                        <w:t>安全专家，作为核心成员参与中国第一款通过</w:t>
                      </w:r>
                      <w:r w:rsidRPr="004B5396">
                        <w:rPr>
                          <w:sz w:val="20"/>
                          <w:szCs w:val="21"/>
                        </w:rPr>
                        <w:t>CC EAL4+认证的国产安全芯片项目</w:t>
                      </w:r>
                      <w:r w:rsidRPr="004B5396">
                        <w:rPr>
                          <w:rFonts w:hint="eastAsia"/>
                          <w:sz w:val="20"/>
                          <w:szCs w:val="21"/>
                        </w:rPr>
                        <w:t>。</w:t>
                      </w:r>
                      <w:r w:rsidRPr="004B5396">
                        <w:rPr>
                          <w:sz w:val="20"/>
                          <w:szCs w:val="21"/>
                        </w:rPr>
                        <w:t>主导</w:t>
                      </w:r>
                      <w:r w:rsidRPr="004B5396">
                        <w:rPr>
                          <w:rFonts w:hint="eastAsia"/>
                          <w:sz w:val="20"/>
                          <w:szCs w:val="21"/>
                        </w:rPr>
                        <w:t>钱包集团</w:t>
                      </w:r>
                      <w:r w:rsidRPr="004B5396">
                        <w:rPr>
                          <w:sz w:val="20"/>
                          <w:szCs w:val="21"/>
                        </w:rPr>
                        <w:t>支付清算协会数字货币重点研究课题</w:t>
                      </w:r>
                      <w:r w:rsidRPr="004B5396">
                        <w:rPr>
                          <w:rFonts w:hint="eastAsia"/>
                          <w:sz w:val="20"/>
                          <w:szCs w:val="21"/>
                        </w:rPr>
                        <w:t>以及</w:t>
                      </w:r>
                      <w:r w:rsidRPr="004B5396">
                        <w:rPr>
                          <w:sz w:val="20"/>
                          <w:szCs w:val="21"/>
                        </w:rPr>
                        <w:t>多个区块链金融落地项目</w:t>
                      </w:r>
                      <w:r w:rsidRPr="004B5396">
                        <w:rPr>
                          <w:rFonts w:hint="eastAsia"/>
                          <w:sz w:val="20"/>
                          <w:szCs w:val="21"/>
                        </w:rPr>
                        <w:t>。</w:t>
                      </w:r>
                    </w:p>
                    <w:p w14:paraId="081F7A6A" w14:textId="77777777" w:rsidR="00227FAC" w:rsidRPr="004B5396" w:rsidRDefault="00227FAC" w:rsidP="00C1776A">
                      <w:pPr>
                        <w:spacing w:line="300" w:lineRule="exact"/>
                        <w:ind w:firstLineChars="0" w:firstLine="0"/>
                        <w:rPr>
                          <w:sz w:val="20"/>
                          <w:szCs w:val="21"/>
                        </w:rPr>
                      </w:pPr>
                      <w:r w:rsidRPr="004B5396">
                        <w:rPr>
                          <w:rFonts w:hint="eastAsia"/>
                          <w:sz w:val="20"/>
                          <w:szCs w:val="21"/>
                        </w:rPr>
                        <w:t>清华大学自动化系本科、硕士、博士。</w:t>
                      </w:r>
                    </w:p>
                    <w:p w14:paraId="3AA7E4D6" w14:textId="77777777" w:rsidR="00227FAC" w:rsidRPr="004B5396" w:rsidRDefault="00227FAC" w:rsidP="00C1776A">
                      <w:pPr>
                        <w:spacing w:line="300" w:lineRule="exact"/>
                        <w:ind w:firstLineChars="0" w:firstLine="0"/>
                        <w:rPr>
                          <w:sz w:val="20"/>
                          <w:szCs w:val="21"/>
                        </w:rPr>
                      </w:pPr>
                    </w:p>
                  </w:txbxContent>
                </v:textbox>
                <w10:wrap type="square" anchorx="margin"/>
              </v:shape>
            </w:pict>
          </mc:Fallback>
        </mc:AlternateContent>
      </w:r>
      <w:r w:rsidR="005C7DCF" w:rsidRPr="007A5679">
        <w:rPr>
          <w:rFonts w:ascii="Arial" w:hAnsi="Arial"/>
          <w:b/>
          <w:spacing w:val="6"/>
        </w:rPr>
        <w:t xml:space="preserve"> </w:t>
      </w:r>
      <w:r w:rsidR="00F54B32" w:rsidRPr="007A5679">
        <w:rPr>
          <w:rFonts w:ascii="Arial" w:hAnsi="Arial" w:hint="eastAsia"/>
          <w:b/>
          <w:spacing w:val="6"/>
        </w:rPr>
        <w:t>周海京</w:t>
      </w:r>
      <w:r w:rsidR="00F54B32" w:rsidRPr="007A5679">
        <w:rPr>
          <w:rFonts w:ascii="Arial" w:hAnsi="Arial"/>
          <w:b/>
          <w:spacing w:val="6"/>
        </w:rPr>
        <w:t xml:space="preserve">                            </w:t>
      </w:r>
      <w:r w:rsidR="0035550E" w:rsidRPr="007A5679">
        <w:rPr>
          <w:rFonts w:ascii="Arial" w:hAnsi="Arial"/>
          <w:b/>
          <w:spacing w:val="6"/>
        </w:rPr>
        <w:t xml:space="preserve">     </w:t>
      </w:r>
      <w:r w:rsidR="00F54B32" w:rsidRPr="007A5679">
        <w:rPr>
          <w:rFonts w:ascii="Arial" w:hAnsi="Arial" w:hint="eastAsia"/>
          <w:b/>
          <w:spacing w:val="6"/>
        </w:rPr>
        <w:t>栾</w:t>
      </w:r>
      <w:r w:rsidR="00F54B32" w:rsidRPr="007A5679">
        <w:rPr>
          <w:rFonts w:ascii="Arial" w:hAnsi="Arial"/>
          <w:b/>
          <w:spacing w:val="6"/>
        </w:rPr>
        <w:t xml:space="preserve"> </w:t>
      </w:r>
      <w:r w:rsidR="00F54B32" w:rsidRPr="007A5679">
        <w:rPr>
          <w:rFonts w:ascii="Arial" w:hAnsi="Arial" w:hint="eastAsia"/>
          <w:b/>
          <w:spacing w:val="6"/>
        </w:rPr>
        <w:t>悦</w:t>
      </w:r>
    </w:p>
    <w:bookmarkStart w:id="77" w:name="_Toc519696407"/>
    <w:p w14:paraId="7F65D2C1" w14:textId="50D8C697" w:rsidR="001A247C" w:rsidRPr="007A5679" w:rsidRDefault="00823D8F" w:rsidP="004F2D44">
      <w:pPr>
        <w:pStyle w:val="3"/>
        <w:ind w:firstLineChars="0" w:firstLine="0"/>
        <w:jc w:val="both"/>
        <w:rPr>
          <w:rFonts w:ascii="Arial" w:eastAsia="微软雅黑" w:hAnsi="Arial"/>
          <w:spacing w:val="6"/>
        </w:rPr>
      </w:pPr>
      <w:r w:rsidRPr="00154F48">
        <w:rPr>
          <w:rFonts w:ascii="Arial" w:eastAsia="微软雅黑" w:hAnsi="Arial"/>
          <w:noProof/>
          <w:spacing w:val="6"/>
          <w:sz w:val="32"/>
          <w:szCs w:val="32"/>
        </w:rPr>
        <w:lastRenderedPageBreak/>
        <mc:AlternateContent>
          <mc:Choice Requires="wps">
            <w:drawing>
              <wp:anchor distT="0" distB="0" distL="114300" distR="114300" simplePos="0" relativeHeight="251761664" behindDoc="0" locked="0" layoutInCell="1" allowOverlap="1" wp14:anchorId="5CCB61EE" wp14:editId="6ED60073">
                <wp:simplePos x="0" y="0"/>
                <wp:positionH relativeFrom="page">
                  <wp:posOffset>7388225</wp:posOffset>
                </wp:positionH>
                <wp:positionV relativeFrom="paragraph">
                  <wp:posOffset>-353060</wp:posOffset>
                </wp:positionV>
                <wp:extent cx="172800" cy="237600"/>
                <wp:effectExtent l="0" t="0" r="0" b="0"/>
                <wp:wrapNone/>
                <wp:docPr id="245" name="矩形 245"/>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13E2C3B" id="矩形 245" o:spid="_x0000_s1026" style="position:absolute;left:0;text-align:left;margin-left:581.75pt;margin-top:-27.8pt;width:13.6pt;height:18.7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Azcq57nwIAAIUFAAAOAAAAAAAAAAAAAAAAAC4CAABk&#10;cnMvZTJvRG9jLnhtbFBLAQItABQABgAIAAAAIQBwrQ3t3wAAAA0BAAAPAAAAAAAAAAAAAAAAAPkE&#10;AABkcnMvZG93bnJldi54bWxQSwUGAAAAAAQABADzAAAABQYAAAAA&#10;" fillcolor="red" stroked="f" strokeweight="2pt">
                <w10:wrap anchorx="page"/>
              </v:rect>
            </w:pict>
          </mc:Fallback>
        </mc:AlternateContent>
      </w:r>
      <w:r w:rsidR="001A247C" w:rsidRPr="007A5679">
        <w:rPr>
          <w:rFonts w:ascii="Arial" w:eastAsia="微软雅黑" w:hAnsi="Arial" w:cs="Arial"/>
          <w:spacing w:val="6"/>
        </w:rPr>
        <w:t xml:space="preserve">5.4  </w:t>
      </w:r>
      <w:r w:rsidR="001A247C" w:rsidRPr="007A5679">
        <w:rPr>
          <w:rFonts w:ascii="Arial" w:eastAsia="微软雅黑" w:hAnsi="Arial" w:hint="eastAsia"/>
          <w:bCs w:val="0"/>
          <w:spacing w:val="6"/>
        </w:rPr>
        <w:t>顾问及合作伙伴</w:t>
      </w:r>
      <w:bookmarkEnd w:id="77"/>
    </w:p>
    <w:p w14:paraId="0477DC40" w14:textId="6F8B5F6D" w:rsidR="00FC7250" w:rsidRPr="007A5679" w:rsidRDefault="001A247C" w:rsidP="004F2D44">
      <w:pPr>
        <w:pStyle w:val="4"/>
        <w:ind w:firstLine="364"/>
        <w:jc w:val="both"/>
        <w:rPr>
          <w:rFonts w:ascii="Arial" w:hAnsi="Arial" w:cs="Arial"/>
          <w:b/>
          <w:spacing w:val="6"/>
        </w:rPr>
      </w:pPr>
      <w:r w:rsidRPr="007A5679">
        <w:rPr>
          <w:rFonts w:ascii="Arial" w:hAnsi="Arial" w:cs="Arial"/>
          <w:b/>
          <w:spacing w:val="6"/>
        </w:rPr>
        <w:t xml:space="preserve">5.4.1  </w:t>
      </w:r>
      <w:r w:rsidRPr="007A5679">
        <w:rPr>
          <w:rFonts w:ascii="Arial" w:hAnsi="Arial" w:cs="Arial" w:hint="eastAsia"/>
          <w:b/>
          <w:spacing w:val="6"/>
        </w:rPr>
        <w:t>顾问</w:t>
      </w:r>
    </w:p>
    <w:p w14:paraId="01C68D62" w14:textId="5D5CB849" w:rsidR="00FC7250" w:rsidRPr="007A5679" w:rsidRDefault="00FC7250" w:rsidP="00327450">
      <w:pPr>
        <w:ind w:firstLineChars="0" w:firstLine="0"/>
        <w:jc w:val="center"/>
        <w:rPr>
          <w:rFonts w:ascii="Arial" w:hAnsi="Arial"/>
          <w:spacing w:val="6"/>
        </w:rPr>
      </w:pPr>
    </w:p>
    <w:p w14:paraId="042984A1" w14:textId="0531F9B3" w:rsidR="00D86776" w:rsidRPr="007A5679" w:rsidRDefault="00DB4044" w:rsidP="00327450">
      <w:pPr>
        <w:jc w:val="center"/>
        <w:rPr>
          <w:rFonts w:ascii="Arial" w:hAnsi="Arial"/>
          <w:spacing w:val="6"/>
        </w:rPr>
      </w:pPr>
      <w:r w:rsidRPr="00154F48">
        <w:rPr>
          <w:rFonts w:ascii="Arial" w:hAnsi="Arial"/>
          <w:noProof/>
          <w:spacing w:val="6"/>
        </w:rPr>
        <w:drawing>
          <wp:inline distT="0" distB="0" distL="0" distR="0" wp14:anchorId="4596081B" wp14:editId="1BBFCF40">
            <wp:extent cx="938151" cy="938151"/>
            <wp:effectExtent l="0" t="0" r="0" b="0"/>
            <wp:docPr id="192" name="图片 192" descr="C:\Users\ADMINI~1\AppData\Local\Temp\Rar$DRa0.815\头像\李杰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DMINI~1\AppData\Local\Temp\Rar$DRa0.815\头像\李杰 copy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4710" cy="954710"/>
                    </a:xfrm>
                    <a:prstGeom prst="rect">
                      <a:avLst/>
                    </a:prstGeom>
                    <a:noFill/>
                    <a:ln>
                      <a:noFill/>
                    </a:ln>
                  </pic:spPr>
                </pic:pic>
              </a:graphicData>
            </a:graphic>
          </wp:inline>
        </w:drawing>
      </w:r>
    </w:p>
    <w:p w14:paraId="3F71F281" w14:textId="7133F141" w:rsidR="00D86776" w:rsidRPr="007A5679" w:rsidRDefault="005C7DCF" w:rsidP="00327450">
      <w:pPr>
        <w:spacing w:line="400" w:lineRule="exact"/>
        <w:ind w:firstLineChars="0" w:firstLine="0"/>
        <w:jc w:val="center"/>
        <w:rPr>
          <w:rFonts w:ascii="Arial" w:hAnsi="Arial"/>
          <w:b/>
          <w:spacing w:val="6"/>
        </w:rPr>
      </w:pPr>
      <w:r w:rsidRPr="007A5679">
        <w:rPr>
          <w:rFonts w:ascii="Arial" w:hAnsi="Arial"/>
          <w:b/>
          <w:spacing w:val="6"/>
        </w:rPr>
        <w:t xml:space="preserve">    </w:t>
      </w:r>
      <w:r w:rsidR="00D86776" w:rsidRPr="007A5679">
        <w:rPr>
          <w:rFonts w:ascii="Arial" w:hAnsi="Arial" w:hint="eastAsia"/>
          <w:b/>
          <w:spacing w:val="6"/>
        </w:rPr>
        <w:t>赵国栋</w:t>
      </w:r>
    </w:p>
    <w:p w14:paraId="50F76E8E" w14:textId="37DD95CF" w:rsidR="00D86776" w:rsidRPr="007A5679" w:rsidRDefault="00332C61" w:rsidP="00327450">
      <w:pPr>
        <w:spacing w:line="400" w:lineRule="exact"/>
        <w:ind w:firstLineChars="0" w:firstLine="0"/>
        <w:jc w:val="center"/>
        <w:rPr>
          <w:rFonts w:ascii="Arial" w:hAnsi="Arial"/>
          <w:b/>
          <w:spacing w:val="6"/>
        </w:rPr>
      </w:pPr>
      <w:r w:rsidRPr="007A5679">
        <w:rPr>
          <w:rFonts w:ascii="Arial" w:hAnsi="Arial"/>
          <w:b/>
          <w:spacing w:val="6"/>
        </w:rPr>
        <w:t xml:space="preserve">      </w:t>
      </w:r>
      <w:r w:rsidR="00D86776" w:rsidRPr="007A5679">
        <w:rPr>
          <w:rFonts w:ascii="Arial" w:hAnsi="Arial" w:hint="eastAsia"/>
          <w:b/>
          <w:spacing w:val="6"/>
        </w:rPr>
        <w:t>奥马电器董事长</w:t>
      </w:r>
      <w:r w:rsidR="00D86776" w:rsidRPr="007A5679">
        <w:rPr>
          <w:rFonts w:ascii="Arial" w:hAnsi="Arial"/>
          <w:b/>
          <w:spacing w:val="6"/>
        </w:rPr>
        <w:t xml:space="preserve"> </w:t>
      </w:r>
      <w:r w:rsidR="00D86776" w:rsidRPr="007A5679">
        <w:rPr>
          <w:rFonts w:ascii="Arial" w:hAnsi="Arial" w:hint="eastAsia"/>
          <w:b/>
          <w:spacing w:val="6"/>
        </w:rPr>
        <w:t>钱包金服创始人</w:t>
      </w:r>
    </w:p>
    <w:p w14:paraId="47D1BE00" w14:textId="17FE574F" w:rsidR="00D86776" w:rsidRPr="007A5679" w:rsidRDefault="00C1776A" w:rsidP="004F2D44">
      <w:pPr>
        <w:jc w:val="both"/>
        <w:rPr>
          <w:rFonts w:ascii="Arial" w:hAnsi="Arial"/>
          <w:b/>
          <w:spacing w:val="6"/>
        </w:rPr>
      </w:pPr>
      <w:r w:rsidRPr="00154F48">
        <w:rPr>
          <w:rFonts w:ascii="Arial" w:hAnsi="Arial"/>
          <w:noProof/>
          <w:spacing w:val="6"/>
        </w:rPr>
        <mc:AlternateContent>
          <mc:Choice Requires="wps">
            <w:drawing>
              <wp:anchor distT="45720" distB="45720" distL="114300" distR="114300" simplePos="0" relativeHeight="251671552" behindDoc="0" locked="0" layoutInCell="1" allowOverlap="1" wp14:anchorId="4F6E7075" wp14:editId="1F392A43">
                <wp:simplePos x="0" y="0"/>
                <wp:positionH relativeFrom="margin">
                  <wp:posOffset>1184910</wp:posOffset>
                </wp:positionH>
                <wp:positionV relativeFrom="paragraph">
                  <wp:posOffset>55245</wp:posOffset>
                </wp:positionV>
                <wp:extent cx="3333750" cy="1094740"/>
                <wp:effectExtent l="0" t="0" r="0" b="0"/>
                <wp:wrapSquare wrapText="bothSides"/>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094740"/>
                        </a:xfrm>
                        <a:prstGeom prst="rect">
                          <a:avLst/>
                        </a:prstGeom>
                        <a:solidFill>
                          <a:srgbClr val="FFFFFF"/>
                        </a:solidFill>
                        <a:ln w="9525">
                          <a:noFill/>
                          <a:miter lim="800000"/>
                          <a:headEnd/>
                          <a:tailEnd/>
                        </a:ln>
                      </wps:spPr>
                      <wps:txbx>
                        <w:txbxContent>
                          <w:p w14:paraId="53A21ACB" w14:textId="77777777" w:rsidR="00227FAC" w:rsidRPr="004B5396" w:rsidRDefault="00227FAC" w:rsidP="007E1F3D">
                            <w:pPr>
                              <w:spacing w:line="360" w:lineRule="exact"/>
                              <w:ind w:firstLineChars="0" w:firstLine="0"/>
                              <w:jc w:val="center"/>
                              <w:rPr>
                                <w:sz w:val="21"/>
                              </w:rPr>
                            </w:pPr>
                            <w:r w:rsidRPr="004B5396">
                              <w:rPr>
                                <w:rFonts w:hint="eastAsia"/>
                                <w:sz w:val="20"/>
                                <w:szCs w:val="21"/>
                              </w:rPr>
                              <w:t>中国第三方支付行业元老级创业家</w:t>
                            </w:r>
                            <w:r w:rsidRPr="004B5396">
                              <w:rPr>
                                <w:rFonts w:hint="eastAsia"/>
                                <w:sz w:val="20"/>
                                <w:szCs w:val="21"/>
                              </w:rPr>
                              <w:br/>
                              <w:t>中国支付清算协会常务理事</w:t>
                            </w:r>
                            <w:r w:rsidRPr="004B5396">
                              <w:rPr>
                                <w:rFonts w:hint="eastAsia"/>
                                <w:sz w:val="20"/>
                                <w:szCs w:val="21"/>
                              </w:rPr>
                              <w:br/>
                              <w:t>清华大学五道口金融学院EMBA</w:t>
                            </w:r>
                            <w:r w:rsidRPr="004B5396">
                              <w:rPr>
                                <w:rFonts w:hint="eastAsia"/>
                                <w:sz w:val="21"/>
                              </w:rPr>
                              <w:br/>
                            </w:r>
                            <w:r w:rsidRPr="004B5396">
                              <w:rPr>
                                <w:rFonts w:hint="eastAsia"/>
                                <w:sz w:val="20"/>
                                <w:szCs w:val="21"/>
                              </w:rPr>
                              <w:t>清华大学五道口金融学院互联网金融协会主席团成员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E7075" id="_x0000_s1031" type="#_x0000_t202" style="position:absolute;left:0;text-align:left;margin-left:93.3pt;margin-top:4.35pt;width:262.5pt;height:86.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" stroked="f">
                <v:textbox>
                  <w:txbxContent>
                    <w:p w14:paraId="53A21ACB" w14:textId="77777777" w:rsidR="00227FAC" w:rsidRPr="004B5396" w:rsidRDefault="00227FAC" w:rsidP="007E1F3D">
                      <w:pPr>
                        <w:spacing w:line="360" w:lineRule="exact"/>
                        <w:ind w:firstLineChars="0" w:firstLine="0"/>
                        <w:jc w:val="center"/>
                        <w:rPr>
                          <w:sz w:val="21"/>
                        </w:rPr>
                      </w:pPr>
                      <w:r w:rsidRPr="004B5396">
                        <w:rPr>
                          <w:rFonts w:hint="eastAsia"/>
                          <w:sz w:val="20"/>
                          <w:szCs w:val="21"/>
                        </w:rPr>
                        <w:t>中国第三方支付行业元老</w:t>
                      </w:r>
                      <w:proofErr w:type="gramStart"/>
                      <w:r w:rsidRPr="004B5396">
                        <w:rPr>
                          <w:rFonts w:hint="eastAsia"/>
                          <w:sz w:val="20"/>
                          <w:szCs w:val="21"/>
                        </w:rPr>
                        <w:t>级创业</w:t>
                      </w:r>
                      <w:proofErr w:type="gramEnd"/>
                      <w:r w:rsidRPr="004B5396">
                        <w:rPr>
                          <w:rFonts w:hint="eastAsia"/>
                          <w:sz w:val="20"/>
                          <w:szCs w:val="21"/>
                        </w:rPr>
                        <w:t>家</w:t>
                      </w:r>
                      <w:r w:rsidRPr="004B5396">
                        <w:rPr>
                          <w:rFonts w:hint="eastAsia"/>
                          <w:sz w:val="20"/>
                          <w:szCs w:val="21"/>
                        </w:rPr>
                        <w:br/>
                        <w:t>中国支付清算协会常务理事</w:t>
                      </w:r>
                      <w:r w:rsidRPr="004B5396">
                        <w:rPr>
                          <w:rFonts w:hint="eastAsia"/>
                          <w:sz w:val="20"/>
                          <w:szCs w:val="21"/>
                        </w:rPr>
                        <w:br/>
                        <w:t>清华大学五道口金融学院EMBA</w:t>
                      </w:r>
                      <w:r w:rsidRPr="004B5396">
                        <w:rPr>
                          <w:rFonts w:hint="eastAsia"/>
                          <w:sz w:val="21"/>
                        </w:rPr>
                        <w:br/>
                      </w:r>
                      <w:r w:rsidRPr="004B5396">
                        <w:rPr>
                          <w:rFonts w:hint="eastAsia"/>
                          <w:sz w:val="20"/>
                          <w:szCs w:val="21"/>
                        </w:rPr>
                        <w:t>清华大学五道口金融学院互联网金融协会主席团成员</w:t>
                      </w:r>
                    </w:p>
                  </w:txbxContent>
                </v:textbox>
                <w10:wrap type="square" anchorx="margin"/>
              </v:shape>
            </w:pict>
          </mc:Fallback>
        </mc:AlternateContent>
      </w:r>
    </w:p>
    <w:p w14:paraId="5116B6E0" w14:textId="2D7B2ED8" w:rsidR="00F91B93" w:rsidRPr="007A5679" w:rsidRDefault="00F91B93" w:rsidP="004F2D44">
      <w:pPr>
        <w:ind w:firstLine="504"/>
        <w:jc w:val="both"/>
        <w:rPr>
          <w:rFonts w:ascii="Arial" w:hAnsi="Arial"/>
          <w:spacing w:val="6"/>
        </w:rPr>
      </w:pPr>
    </w:p>
    <w:p w14:paraId="18B90CA3" w14:textId="122849C1" w:rsidR="00F91B93" w:rsidRPr="007A5679" w:rsidRDefault="00F91B93" w:rsidP="004F2D44">
      <w:pPr>
        <w:spacing w:line="560" w:lineRule="exact"/>
        <w:ind w:firstLine="504"/>
        <w:jc w:val="both"/>
        <w:rPr>
          <w:rFonts w:ascii="Arial" w:hAnsi="Arial"/>
          <w:spacing w:val="6"/>
        </w:rPr>
      </w:pPr>
    </w:p>
    <w:p w14:paraId="7D9C77B1" w14:textId="6D104912" w:rsidR="00614F51" w:rsidRPr="007A5679" w:rsidRDefault="00614F51" w:rsidP="004F2D44">
      <w:pPr>
        <w:spacing w:line="560" w:lineRule="exact"/>
        <w:ind w:firstLine="504"/>
        <w:jc w:val="both"/>
        <w:rPr>
          <w:rFonts w:ascii="Arial" w:hAnsi="Arial"/>
          <w:spacing w:val="6"/>
        </w:rPr>
      </w:pPr>
    </w:p>
    <w:p w14:paraId="24D03472" w14:textId="26EE031A" w:rsidR="0013283C" w:rsidRPr="007A5679" w:rsidRDefault="0013283C" w:rsidP="004F2D44">
      <w:pPr>
        <w:spacing w:line="560" w:lineRule="exact"/>
        <w:ind w:firstLine="504"/>
        <w:jc w:val="both"/>
        <w:rPr>
          <w:rFonts w:ascii="Arial" w:hAnsi="Arial"/>
          <w:spacing w:val="6"/>
        </w:rPr>
      </w:pPr>
    </w:p>
    <w:p w14:paraId="61A9A0FD" w14:textId="77777777" w:rsidR="0013283C" w:rsidRPr="007A5679" w:rsidRDefault="0013283C" w:rsidP="004F2D44">
      <w:pPr>
        <w:spacing w:line="560" w:lineRule="exact"/>
        <w:ind w:firstLine="504"/>
        <w:jc w:val="both"/>
        <w:rPr>
          <w:rFonts w:ascii="Arial" w:hAnsi="Arial"/>
          <w:spacing w:val="6"/>
        </w:rPr>
      </w:pPr>
    </w:p>
    <w:p w14:paraId="18625E92" w14:textId="77777777" w:rsidR="009F7C31" w:rsidRPr="007A5679" w:rsidRDefault="009F7C31" w:rsidP="00327450">
      <w:pPr>
        <w:spacing w:line="560" w:lineRule="exact"/>
        <w:ind w:firstLine="504"/>
        <w:jc w:val="center"/>
        <w:rPr>
          <w:rFonts w:ascii="Arial" w:hAnsi="Arial"/>
          <w:spacing w:val="6"/>
        </w:rPr>
      </w:pPr>
    </w:p>
    <w:p w14:paraId="76A8ADA5" w14:textId="5B3A3D50" w:rsidR="00614F51" w:rsidRPr="007A5679" w:rsidRDefault="00DB4044" w:rsidP="00327450">
      <w:pPr>
        <w:jc w:val="center"/>
        <w:rPr>
          <w:rFonts w:ascii="Arial" w:hAnsi="Arial"/>
          <w:spacing w:val="6"/>
        </w:rPr>
      </w:pPr>
      <w:r w:rsidRPr="00154F48">
        <w:rPr>
          <w:rFonts w:ascii="Arial" w:hAnsi="Arial"/>
          <w:noProof/>
          <w:spacing w:val="6"/>
        </w:rPr>
        <w:drawing>
          <wp:inline distT="0" distB="0" distL="0" distR="0" wp14:anchorId="5AE4223C" wp14:editId="442A7300">
            <wp:extent cx="938151" cy="938151"/>
            <wp:effectExtent l="0" t="0" r="0" b="0"/>
            <wp:docPr id="63" name="图片 63" descr="C:\Users\ADMINI~1\AppData\Local\Temp\Rar$DRa0.833\头像\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DMINI~1\AppData\Local\Temp\Rar$DRa0.833\头像\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49871" cy="949871"/>
                    </a:xfrm>
                    <a:prstGeom prst="rect">
                      <a:avLst/>
                    </a:prstGeom>
                    <a:noFill/>
                    <a:ln>
                      <a:noFill/>
                    </a:ln>
                  </pic:spPr>
                </pic:pic>
              </a:graphicData>
            </a:graphic>
          </wp:inline>
        </w:drawing>
      </w:r>
    </w:p>
    <w:p w14:paraId="2E468EE5" w14:textId="46FC515F" w:rsidR="00FC7250" w:rsidRDefault="001D27A6">
      <w:pPr>
        <w:spacing w:line="400" w:lineRule="exact"/>
        <w:ind w:firstLineChars="0" w:firstLine="0"/>
        <w:jc w:val="center"/>
        <w:rPr>
          <w:ins w:id="78" w:author="Windows 用户" w:date="2018-07-19T10:46:00Z"/>
          <w:rFonts w:ascii="Arial" w:hAnsi="Arial"/>
          <w:b/>
          <w:spacing w:val="6"/>
        </w:rPr>
        <w:pPrChange w:id="79" w:author="Windows 用户" w:date="2018-07-19T10:46:00Z">
          <w:pPr>
            <w:ind w:firstLineChars="0" w:firstLine="0"/>
            <w:jc w:val="center"/>
          </w:pPr>
        </w:pPrChange>
      </w:pPr>
      <w:ins w:id="80" w:author="Windows 用户" w:date="2018-07-19T10:46:00Z">
        <w:r>
          <w:rPr>
            <w:rFonts w:ascii="Arial" w:hAnsi="Arial" w:hint="eastAsia"/>
            <w:b/>
            <w:spacing w:val="6"/>
          </w:rPr>
          <w:t xml:space="preserve">    </w:t>
        </w:r>
      </w:ins>
      <w:del w:id="81" w:author="Windows 用户" w:date="2018-07-19T10:46:00Z">
        <w:r w:rsidR="005C7DCF" w:rsidRPr="007A5679" w:rsidDel="001D27A6">
          <w:rPr>
            <w:rFonts w:ascii="Arial" w:hAnsi="Arial"/>
            <w:b/>
            <w:spacing w:val="6"/>
          </w:rPr>
          <w:delText xml:space="preserve">    </w:delText>
        </w:r>
      </w:del>
      <w:r w:rsidR="00614F51" w:rsidRPr="007A5679">
        <w:rPr>
          <w:rFonts w:ascii="Arial" w:hAnsi="Arial" w:hint="eastAsia"/>
          <w:b/>
          <w:spacing w:val="6"/>
        </w:rPr>
        <w:t>张</w:t>
      </w:r>
      <w:r w:rsidR="00614F51" w:rsidRPr="007A5679">
        <w:rPr>
          <w:rFonts w:ascii="Arial" w:hAnsi="Arial"/>
          <w:b/>
          <w:spacing w:val="6"/>
        </w:rPr>
        <w:t xml:space="preserve"> </w:t>
      </w:r>
      <w:r w:rsidR="00614F51" w:rsidRPr="007A5679">
        <w:rPr>
          <w:rFonts w:ascii="Arial" w:hAnsi="Arial" w:hint="eastAsia"/>
          <w:b/>
          <w:spacing w:val="6"/>
        </w:rPr>
        <w:t>健</w:t>
      </w:r>
    </w:p>
    <w:p w14:paraId="582D20F7" w14:textId="511472EF" w:rsidR="001D27A6" w:rsidRPr="007A5679" w:rsidRDefault="001D27A6">
      <w:pPr>
        <w:spacing w:line="400" w:lineRule="exact"/>
        <w:ind w:firstLineChars="0" w:firstLine="0"/>
        <w:jc w:val="center"/>
        <w:rPr>
          <w:rFonts w:ascii="Arial" w:hAnsi="Arial"/>
          <w:b/>
          <w:spacing w:val="6"/>
        </w:rPr>
        <w:pPrChange w:id="82" w:author="Windows 用户" w:date="2018-07-19T10:46:00Z">
          <w:pPr>
            <w:ind w:firstLineChars="0" w:firstLine="0"/>
            <w:jc w:val="center"/>
          </w:pPr>
        </w:pPrChange>
      </w:pPr>
      <w:ins w:id="83" w:author="Windows 用户" w:date="2018-07-19T10:46:00Z">
        <w:r>
          <w:rPr>
            <w:rFonts w:ascii="Arial" w:hAnsi="Arial" w:hint="eastAsia"/>
            <w:b/>
            <w:spacing w:val="6"/>
          </w:rPr>
          <w:t xml:space="preserve">   </w:t>
        </w:r>
        <w:r w:rsidRPr="001D27A6">
          <w:rPr>
            <w:rFonts w:ascii="Arial" w:hAnsi="Arial"/>
            <w:b/>
            <w:spacing w:val="6"/>
          </w:rPr>
          <w:t>FCoin</w:t>
        </w:r>
        <w:r w:rsidRPr="001D27A6">
          <w:rPr>
            <w:rFonts w:ascii="Arial" w:hAnsi="Arial"/>
            <w:b/>
            <w:spacing w:val="6"/>
          </w:rPr>
          <w:t>创始人</w:t>
        </w:r>
        <w:r w:rsidRPr="001D27A6">
          <w:rPr>
            <w:rFonts w:ascii="Arial" w:hAnsi="Arial"/>
            <w:b/>
            <w:spacing w:val="6"/>
          </w:rPr>
          <w:t xml:space="preserve"> </w:t>
        </w:r>
        <w:r w:rsidRPr="001D27A6">
          <w:rPr>
            <w:rFonts w:ascii="Arial" w:hAnsi="Arial"/>
            <w:b/>
            <w:spacing w:val="6"/>
          </w:rPr>
          <w:t>歌者资本合伙人</w:t>
        </w:r>
      </w:ins>
    </w:p>
    <w:p w14:paraId="58C2CD9B" w14:textId="2B3B7DBC" w:rsidR="00FC7250" w:rsidRPr="007A5679" w:rsidRDefault="001D27A6" w:rsidP="004F2D44">
      <w:pPr>
        <w:spacing w:line="560" w:lineRule="exact"/>
        <w:jc w:val="both"/>
        <w:rPr>
          <w:rFonts w:ascii="Arial" w:hAnsi="Arial"/>
          <w:spacing w:val="6"/>
        </w:rPr>
      </w:pPr>
      <w:r w:rsidRPr="00154F48">
        <w:rPr>
          <w:rFonts w:ascii="Arial" w:hAnsi="Arial"/>
          <w:noProof/>
          <w:spacing w:val="6"/>
        </w:rPr>
        <mc:AlternateContent>
          <mc:Choice Requires="wps">
            <w:drawing>
              <wp:anchor distT="45720" distB="45720" distL="114300" distR="114300" simplePos="0" relativeHeight="251680768" behindDoc="0" locked="0" layoutInCell="1" allowOverlap="1" wp14:anchorId="0AD71BA9" wp14:editId="2AD39D54">
                <wp:simplePos x="0" y="0"/>
                <wp:positionH relativeFrom="margin">
                  <wp:posOffset>1139190</wp:posOffset>
                </wp:positionH>
                <wp:positionV relativeFrom="paragraph">
                  <wp:posOffset>55880</wp:posOffset>
                </wp:positionV>
                <wp:extent cx="3333750" cy="924560"/>
                <wp:effectExtent l="0" t="0" r="0" b="889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924560"/>
                        </a:xfrm>
                        <a:prstGeom prst="rect">
                          <a:avLst/>
                        </a:prstGeom>
                        <a:solidFill>
                          <a:srgbClr val="FFFFFF"/>
                        </a:solidFill>
                        <a:ln w="9525">
                          <a:noFill/>
                          <a:miter lim="800000"/>
                          <a:headEnd/>
                          <a:tailEnd/>
                        </a:ln>
                      </wps:spPr>
                      <wps:txbx>
                        <w:txbxContent>
                          <w:p w14:paraId="2D70E904" w14:textId="77777777" w:rsidR="001D27A6" w:rsidRPr="002466A7" w:rsidRDefault="001D27A6" w:rsidP="001D27A6">
                            <w:pPr>
                              <w:spacing w:line="360" w:lineRule="exact"/>
                              <w:ind w:firstLineChars="0" w:firstLine="0"/>
                              <w:jc w:val="center"/>
                              <w:rPr>
                                <w:ins w:id="84" w:author="Windows 用户" w:date="2018-07-19T10:45:00Z"/>
                                <w:sz w:val="20"/>
                                <w:szCs w:val="21"/>
                              </w:rPr>
                            </w:pPr>
                            <w:ins w:id="85" w:author="Windows 用户" w:date="2018-07-19T10:45:00Z">
                              <w:r w:rsidRPr="001D27A6">
                                <w:rPr>
                                  <w:rFonts w:hint="eastAsia"/>
                                  <w:sz w:val="20"/>
                                  <w:szCs w:val="21"/>
                                </w:rPr>
                                <w:t>区块链行业早期开拓者，通证经济实践领军人物</w:t>
                              </w:r>
                            </w:ins>
                          </w:p>
                          <w:p w14:paraId="4EC31A0E" w14:textId="5FA7FF0A" w:rsidR="00227FAC" w:rsidRPr="001D27A6" w:rsidDel="001D27A6" w:rsidRDefault="001D27A6" w:rsidP="001D27A6">
                            <w:pPr>
                              <w:spacing w:line="360" w:lineRule="exact"/>
                              <w:ind w:firstLineChars="0" w:firstLine="0"/>
                              <w:jc w:val="center"/>
                              <w:rPr>
                                <w:del w:id="86" w:author="Windows 用户" w:date="2018-07-19T10:45:00Z"/>
                                <w:sz w:val="20"/>
                                <w:szCs w:val="21"/>
                                <w:rPrChange w:id="87" w:author="Windows 用户" w:date="2018-07-19T10:45:00Z">
                                  <w:rPr>
                                    <w:del w:id="88" w:author="Windows 用户" w:date="2018-07-19T10:45:00Z"/>
                                    <w:sz w:val="20"/>
                                  </w:rPr>
                                </w:rPrChange>
                              </w:rPr>
                            </w:pPr>
                            <w:ins w:id="89" w:author="Windows 用户" w:date="2018-07-19T10:45:00Z">
                              <w:r w:rsidRPr="0083356B">
                                <w:rPr>
                                  <w:rFonts w:hint="eastAsia"/>
                                  <w:sz w:val="20"/>
                                  <w:szCs w:val="21"/>
                                </w:rPr>
                                <w:t>《区块链：定义未来金融与经济新格局》作者</w:t>
                              </w:r>
                            </w:ins>
                            <w:del w:id="90" w:author="Windows 用户" w:date="2018-07-19T10:45:00Z">
                              <w:r w:rsidR="00227FAC" w:rsidRPr="0083356B" w:rsidDel="001D27A6">
                                <w:rPr>
                                  <w:sz w:val="20"/>
                                  <w:szCs w:val="21"/>
                                </w:rPr>
                                <w:delText>前火币</w:delText>
                              </w:r>
                              <w:r w:rsidR="00227FAC" w:rsidRPr="00B618F8" w:rsidDel="001D27A6">
                                <w:rPr>
                                  <w:sz w:val="20"/>
                                  <w:szCs w:val="21"/>
                                </w:rPr>
                                <w:delText>CTO</w:delText>
                              </w:r>
                            </w:del>
                          </w:p>
                          <w:p w14:paraId="2DCB76E9" w14:textId="6DE454A5" w:rsidR="00227FAC" w:rsidRPr="004B5396" w:rsidDel="001D27A6" w:rsidRDefault="00227FAC" w:rsidP="007E1F3D">
                            <w:pPr>
                              <w:spacing w:line="360" w:lineRule="exact"/>
                              <w:ind w:firstLineChars="0" w:firstLine="0"/>
                              <w:jc w:val="center"/>
                              <w:rPr>
                                <w:del w:id="91" w:author="Windows 用户" w:date="2018-07-19T10:45:00Z"/>
                                <w:sz w:val="20"/>
                              </w:rPr>
                            </w:pPr>
                            <w:del w:id="92" w:author="Windows 用户" w:date="2018-07-19T10:45:00Z">
                              <w:r w:rsidRPr="004B5396" w:rsidDel="001D27A6">
                                <w:rPr>
                                  <w:sz w:val="20"/>
                                </w:rPr>
                                <w:delText>博晨技术创始人</w:delText>
                              </w:r>
                            </w:del>
                          </w:p>
                          <w:p w14:paraId="3C418BA4" w14:textId="170ECA3B" w:rsidR="00227FAC" w:rsidRPr="004B5396" w:rsidRDefault="00227FAC" w:rsidP="007E1F3D">
                            <w:pPr>
                              <w:spacing w:line="360" w:lineRule="exact"/>
                              <w:ind w:firstLineChars="0" w:firstLine="0"/>
                              <w:jc w:val="center"/>
                              <w:rPr>
                                <w:sz w:val="20"/>
                              </w:rPr>
                            </w:pPr>
                            <w:del w:id="93" w:author="Windows 用户" w:date="2018-07-19T10:45:00Z">
                              <w:r w:rsidRPr="004B5396" w:rsidDel="001D27A6">
                                <w:rPr>
                                  <w:sz w:val="20"/>
                                </w:rPr>
                                <w:delText>FCoin创始人</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71BA9" id="_x0000_s1032" type="#_x0000_t202" style="position:absolute;left:0;text-align:left;margin-left:89.7pt;margin-top:4.4pt;width:262.5pt;height:72.8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" stroked="f">
                <v:textbox>
                  <w:txbxContent>
                    <w:p w14:paraId="2D70E904" w14:textId="77777777" w:rsidR="001D27A6" w:rsidRPr="001D27A6" w:rsidRDefault="001D27A6" w:rsidP="001D27A6">
                      <w:pPr>
                        <w:spacing w:line="360" w:lineRule="exact"/>
                        <w:ind w:firstLineChars="0" w:firstLine="0"/>
                        <w:jc w:val="center"/>
                        <w:rPr>
                          <w:ins w:id="95" w:author="Windows 用户" w:date="2018-07-19T10:45:00Z"/>
                          <w:sz w:val="20"/>
                          <w:szCs w:val="21"/>
                          <w:rPrChange w:id="96" w:author="Windows 用户" w:date="2018-07-19T10:45:00Z">
                            <w:rPr>
                              <w:ins w:id="97" w:author="Windows 用户" w:date="2018-07-19T10:45:00Z"/>
                              <w:sz w:val="20"/>
                            </w:rPr>
                          </w:rPrChange>
                        </w:rPr>
                      </w:pPr>
                      <w:ins w:id="98" w:author="Windows 用户" w:date="2018-07-19T10:45:00Z">
                        <w:r w:rsidRPr="001D27A6">
                          <w:rPr>
                            <w:rFonts w:hint="eastAsia"/>
                            <w:sz w:val="20"/>
                            <w:szCs w:val="21"/>
                          </w:rPr>
                          <w:t>区块链行业早期开拓者，</w:t>
                        </w:r>
                        <w:proofErr w:type="gramStart"/>
                        <w:r w:rsidRPr="001D27A6">
                          <w:rPr>
                            <w:rFonts w:hint="eastAsia"/>
                            <w:sz w:val="20"/>
                            <w:szCs w:val="21"/>
                          </w:rPr>
                          <w:t>通证经济</w:t>
                        </w:r>
                        <w:proofErr w:type="gramEnd"/>
                        <w:r w:rsidRPr="001D27A6">
                          <w:rPr>
                            <w:rFonts w:hint="eastAsia"/>
                            <w:sz w:val="20"/>
                            <w:szCs w:val="21"/>
                          </w:rPr>
                          <w:t>实践领军人物</w:t>
                        </w:r>
                      </w:ins>
                    </w:p>
                    <w:p w14:paraId="4EC31A0E" w14:textId="5FA7FF0A" w:rsidR="00227FAC" w:rsidRPr="001D27A6" w:rsidDel="001D27A6" w:rsidRDefault="001D27A6" w:rsidP="001D27A6">
                      <w:pPr>
                        <w:spacing w:line="360" w:lineRule="exact"/>
                        <w:ind w:firstLineChars="0" w:firstLine="0"/>
                        <w:jc w:val="center"/>
                        <w:rPr>
                          <w:del w:id="99" w:author="Windows 用户" w:date="2018-07-19T10:45:00Z"/>
                          <w:sz w:val="20"/>
                          <w:szCs w:val="21"/>
                          <w:rPrChange w:id="100" w:author="Windows 用户" w:date="2018-07-19T10:45:00Z">
                            <w:rPr>
                              <w:del w:id="101" w:author="Windows 用户" w:date="2018-07-19T10:45:00Z"/>
                              <w:sz w:val="20"/>
                            </w:rPr>
                          </w:rPrChange>
                        </w:rPr>
                      </w:pPr>
                      <w:ins w:id="102" w:author="Windows 用户" w:date="2018-07-19T10:45:00Z">
                        <w:r w:rsidRPr="001D27A6">
                          <w:rPr>
                            <w:rFonts w:hint="eastAsia"/>
                            <w:sz w:val="20"/>
                            <w:szCs w:val="21"/>
                            <w:rPrChange w:id="103" w:author="Windows 用户" w:date="2018-07-19T10:45:00Z">
                              <w:rPr>
                                <w:rFonts w:hint="eastAsia"/>
                                <w:sz w:val="20"/>
                              </w:rPr>
                            </w:rPrChange>
                          </w:rPr>
                          <w:t>《区块链：定义未来金融与经济新格局》作者</w:t>
                        </w:r>
                      </w:ins>
                      <w:del w:id="104" w:author="Windows 用户" w:date="2018-07-19T10:45:00Z">
                        <w:r w:rsidR="00227FAC" w:rsidRPr="001D27A6" w:rsidDel="001D27A6">
                          <w:rPr>
                            <w:sz w:val="20"/>
                            <w:szCs w:val="21"/>
                            <w:rPrChange w:id="105" w:author="Windows 用户" w:date="2018-07-19T10:45:00Z">
                              <w:rPr>
                                <w:sz w:val="20"/>
                              </w:rPr>
                            </w:rPrChange>
                          </w:rPr>
                          <w:delText>前火币CTO</w:delText>
                        </w:r>
                      </w:del>
                    </w:p>
                    <w:p w14:paraId="2DCB76E9" w14:textId="6DE454A5" w:rsidR="00227FAC" w:rsidRPr="004B5396" w:rsidDel="001D27A6" w:rsidRDefault="00227FAC" w:rsidP="007E1F3D">
                      <w:pPr>
                        <w:spacing w:line="360" w:lineRule="exact"/>
                        <w:ind w:firstLineChars="0" w:firstLine="0"/>
                        <w:jc w:val="center"/>
                        <w:rPr>
                          <w:del w:id="106" w:author="Windows 用户" w:date="2018-07-19T10:45:00Z"/>
                          <w:sz w:val="20"/>
                        </w:rPr>
                      </w:pPr>
                      <w:del w:id="107" w:author="Windows 用户" w:date="2018-07-19T10:45:00Z">
                        <w:r w:rsidRPr="004B5396" w:rsidDel="001D27A6">
                          <w:rPr>
                            <w:sz w:val="20"/>
                          </w:rPr>
                          <w:delText>博晨技术创始人</w:delText>
                        </w:r>
                      </w:del>
                    </w:p>
                    <w:p w14:paraId="3C418BA4" w14:textId="170ECA3B" w:rsidR="00227FAC" w:rsidRPr="004B5396" w:rsidRDefault="00227FAC" w:rsidP="007E1F3D">
                      <w:pPr>
                        <w:spacing w:line="360" w:lineRule="exact"/>
                        <w:ind w:firstLineChars="0" w:firstLine="0"/>
                        <w:jc w:val="center"/>
                        <w:rPr>
                          <w:sz w:val="20"/>
                        </w:rPr>
                      </w:pPr>
                      <w:del w:id="108" w:author="Windows 用户" w:date="2018-07-19T10:45:00Z">
                        <w:r w:rsidRPr="004B5396" w:rsidDel="001D27A6">
                          <w:rPr>
                            <w:sz w:val="20"/>
                          </w:rPr>
                          <w:delText>FCoin创始人</w:delText>
                        </w:r>
                      </w:del>
                    </w:p>
                  </w:txbxContent>
                </v:textbox>
                <w10:wrap type="square" anchorx="margin"/>
              </v:shape>
            </w:pict>
          </mc:Fallback>
        </mc:AlternateContent>
      </w:r>
    </w:p>
    <w:p w14:paraId="47521DE6" w14:textId="6E9BE01D" w:rsidR="00FC7250" w:rsidRPr="007A5679" w:rsidRDefault="00FC7250" w:rsidP="004F2D44">
      <w:pPr>
        <w:spacing w:line="560" w:lineRule="exact"/>
        <w:ind w:firstLine="504"/>
        <w:jc w:val="both"/>
        <w:rPr>
          <w:rFonts w:ascii="Arial" w:hAnsi="Arial"/>
          <w:spacing w:val="6"/>
        </w:rPr>
      </w:pPr>
    </w:p>
    <w:p w14:paraId="442E3B1D" w14:textId="65ABC8A7" w:rsidR="00FC7250" w:rsidRPr="007A5679" w:rsidRDefault="00FC7250" w:rsidP="004F2D44">
      <w:pPr>
        <w:ind w:firstLine="504"/>
        <w:jc w:val="both"/>
        <w:rPr>
          <w:rFonts w:ascii="Arial" w:hAnsi="Arial"/>
          <w:spacing w:val="6"/>
        </w:rPr>
      </w:pPr>
    </w:p>
    <w:p w14:paraId="375101D3" w14:textId="741B06DC" w:rsidR="00614F51" w:rsidRPr="007A5679" w:rsidRDefault="00614F51" w:rsidP="004F2D44">
      <w:pPr>
        <w:spacing w:line="560" w:lineRule="exact"/>
        <w:ind w:firstLine="504"/>
        <w:jc w:val="both"/>
        <w:rPr>
          <w:rFonts w:ascii="Arial" w:hAnsi="Arial"/>
          <w:spacing w:val="6"/>
        </w:rPr>
      </w:pPr>
    </w:p>
    <w:p w14:paraId="4BE3235A" w14:textId="77777777" w:rsidR="00DB4044" w:rsidRPr="007A5679" w:rsidRDefault="00DB4044" w:rsidP="004F2D44">
      <w:pPr>
        <w:spacing w:line="560" w:lineRule="exact"/>
        <w:ind w:firstLine="504"/>
        <w:jc w:val="both"/>
        <w:rPr>
          <w:rFonts w:ascii="Arial" w:hAnsi="Arial"/>
          <w:spacing w:val="6"/>
        </w:rPr>
      </w:pPr>
    </w:p>
    <w:p w14:paraId="39BFDF9B" w14:textId="77777777" w:rsidR="00614F51" w:rsidRPr="007A5679" w:rsidRDefault="00614F51" w:rsidP="004F2D44">
      <w:pPr>
        <w:spacing w:line="560" w:lineRule="exact"/>
        <w:ind w:firstLine="504"/>
        <w:jc w:val="both"/>
        <w:rPr>
          <w:rFonts w:ascii="Arial" w:hAnsi="Arial"/>
          <w:spacing w:val="6"/>
        </w:rPr>
      </w:pPr>
    </w:p>
    <w:p w14:paraId="441B10B5" w14:textId="1F2DE9CE" w:rsidR="00480197" w:rsidRPr="007A5679" w:rsidRDefault="00480197" w:rsidP="004F2D44">
      <w:pPr>
        <w:spacing w:line="560" w:lineRule="exact"/>
        <w:ind w:firstLine="504"/>
        <w:jc w:val="both"/>
        <w:rPr>
          <w:rFonts w:ascii="Arial" w:hAnsi="Arial"/>
          <w:spacing w:val="6"/>
        </w:rPr>
      </w:pPr>
    </w:p>
    <w:p w14:paraId="54CD643D" w14:textId="77777777" w:rsidR="0035550E" w:rsidRPr="007A5679" w:rsidRDefault="0035550E" w:rsidP="004F2D44">
      <w:pPr>
        <w:spacing w:line="560" w:lineRule="exact"/>
        <w:ind w:firstLineChars="0" w:firstLine="0"/>
        <w:jc w:val="both"/>
        <w:rPr>
          <w:rFonts w:ascii="Arial" w:hAnsi="Arial"/>
          <w:spacing w:val="6"/>
        </w:rPr>
      </w:pPr>
    </w:p>
    <w:p w14:paraId="00A89DBF" w14:textId="10937220" w:rsidR="00D86776" w:rsidRPr="007A5679" w:rsidRDefault="00D86776" w:rsidP="004F2D44">
      <w:pPr>
        <w:pStyle w:val="4"/>
        <w:ind w:firstLine="364"/>
        <w:jc w:val="both"/>
        <w:rPr>
          <w:rFonts w:ascii="Arial" w:hAnsi="Arial" w:cs="Arial"/>
          <w:b/>
          <w:spacing w:val="6"/>
        </w:rPr>
      </w:pPr>
      <w:r w:rsidRPr="007A5679">
        <w:rPr>
          <w:rFonts w:ascii="Arial" w:hAnsi="Arial" w:cs="Arial"/>
          <w:b/>
          <w:spacing w:val="6"/>
        </w:rPr>
        <w:lastRenderedPageBreak/>
        <w:t xml:space="preserve">5.4.2  </w:t>
      </w:r>
      <w:r w:rsidRPr="007A5679">
        <w:rPr>
          <w:rFonts w:ascii="Arial" w:hAnsi="Arial" w:cs="Arial" w:hint="eastAsia"/>
          <w:b/>
          <w:spacing w:val="6"/>
        </w:rPr>
        <w:t>合作伙伴</w:t>
      </w:r>
      <w:r w:rsidR="00823D8F" w:rsidRPr="00154F48">
        <w:rPr>
          <w:rFonts w:ascii="Arial" w:hAnsi="Arial"/>
          <w:noProof/>
          <w:spacing w:val="6"/>
          <w:sz w:val="32"/>
          <w:szCs w:val="32"/>
        </w:rPr>
        <mc:AlternateContent>
          <mc:Choice Requires="wps">
            <w:drawing>
              <wp:anchor distT="0" distB="0" distL="114300" distR="114300" simplePos="0" relativeHeight="251763712" behindDoc="0" locked="0" layoutInCell="1" allowOverlap="1" wp14:anchorId="038DFF5C" wp14:editId="0397CE0B">
                <wp:simplePos x="0" y="0"/>
                <wp:positionH relativeFrom="page">
                  <wp:posOffset>7388225</wp:posOffset>
                </wp:positionH>
                <wp:positionV relativeFrom="paragraph">
                  <wp:posOffset>-353060</wp:posOffset>
                </wp:positionV>
                <wp:extent cx="172800" cy="237600"/>
                <wp:effectExtent l="0" t="0" r="0" b="0"/>
                <wp:wrapNone/>
                <wp:docPr id="246" name="矩形 246"/>
                <wp:cNvGraphicFramePr/>
                <a:graphic xmlns:a="http://schemas.openxmlformats.org/drawingml/2006/main">
                  <a:graphicData uri="http://schemas.microsoft.com/office/word/2010/wordprocessingShape">
                    <wps:wsp>
                      <wps:cNvSpPr/>
                      <wps:spPr>
                        <a:xfrm>
                          <a:off x="0" y="0"/>
                          <a:ext cx="172800" cy="2376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03A6AC6" id="矩形 246" o:spid="_x0000_s1026" style="position:absolute;left:0;text-align:left;margin-left:581.75pt;margin-top:-27.8pt;width:13.6pt;height:18.7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" fillcolor="red" stroked="f" strokeweight="2pt">
                <w10:wrap anchorx="page"/>
              </v:rect>
            </w:pict>
          </mc:Fallback>
        </mc:AlternateContent>
      </w:r>
    </w:p>
    <w:p w14:paraId="4EB90560" w14:textId="77777777" w:rsidR="00FC7250" w:rsidRPr="007A5679" w:rsidRDefault="00FC7250" w:rsidP="004F2D44">
      <w:pPr>
        <w:ind w:firstLine="504"/>
        <w:jc w:val="both"/>
        <w:rPr>
          <w:rFonts w:ascii="Arial" w:hAnsi="Arial"/>
          <w:b/>
          <w:bCs/>
          <w:spacing w:val="6"/>
        </w:rPr>
      </w:pPr>
    </w:p>
    <w:p w14:paraId="64031A9E" w14:textId="7FF7565C" w:rsidR="001A247C" w:rsidRPr="007A5679" w:rsidRDefault="00687C4B" w:rsidP="00327450">
      <w:pPr>
        <w:jc w:val="center"/>
        <w:rPr>
          <w:rFonts w:ascii="Arial" w:hAnsi="Arial"/>
          <w:b/>
          <w:spacing w:val="6"/>
        </w:rPr>
      </w:pPr>
      <w:r w:rsidRPr="00154F48">
        <w:rPr>
          <w:rFonts w:ascii="Arial" w:hAnsi="Arial"/>
          <w:b/>
          <w:noProof/>
          <w:spacing w:val="6"/>
        </w:rPr>
        <mc:AlternateContent>
          <mc:Choice Requires="wps">
            <w:drawing>
              <wp:anchor distT="0" distB="0" distL="114300" distR="114300" simplePos="0" relativeHeight="251672576" behindDoc="0" locked="0" layoutInCell="1" allowOverlap="1" wp14:anchorId="6C6FFB3D" wp14:editId="2FDA19BE">
                <wp:simplePos x="0" y="0"/>
                <wp:positionH relativeFrom="column">
                  <wp:posOffset>2657475</wp:posOffset>
                </wp:positionH>
                <wp:positionV relativeFrom="paragraph">
                  <wp:posOffset>335280</wp:posOffset>
                </wp:positionV>
                <wp:extent cx="285750" cy="45719"/>
                <wp:effectExtent l="0" t="0" r="0" b="0"/>
                <wp:wrapNone/>
                <wp:docPr id="3" name="矩形 3"/>
                <wp:cNvGraphicFramePr/>
                <a:graphic xmlns:a="http://schemas.openxmlformats.org/drawingml/2006/main">
                  <a:graphicData uri="http://schemas.microsoft.com/office/word/2010/wordprocessingShape">
                    <wps:wsp>
                      <wps:cNvSpPr/>
                      <wps:spPr>
                        <a:xfrm>
                          <a:off x="0" y="0"/>
                          <a:ext cx="285750" cy="4571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C499AC8" id="矩形 3" o:spid="_x0000_s1026" style="position:absolute;left:0;text-align:left;margin-left:209.25pt;margin-top:26.4pt;width:22.5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" fillcolor="red" stroked="f" strokeweight="2pt"/>
            </w:pict>
          </mc:Fallback>
        </mc:AlternateContent>
      </w:r>
      <w:r w:rsidR="00D86776" w:rsidRPr="007A5679">
        <w:rPr>
          <w:rFonts w:ascii="Arial" w:hAnsi="Arial" w:hint="eastAsia"/>
          <w:b/>
          <w:spacing w:val="6"/>
        </w:rPr>
        <w:t>场景生态</w:t>
      </w:r>
    </w:p>
    <w:p w14:paraId="0875F15F" w14:textId="77777777" w:rsidR="00687C4B" w:rsidRPr="007A5679" w:rsidRDefault="00687C4B" w:rsidP="004F2D44">
      <w:pPr>
        <w:spacing w:line="400" w:lineRule="exact"/>
        <w:ind w:firstLine="504"/>
        <w:jc w:val="both"/>
        <w:rPr>
          <w:rFonts w:ascii="Arial" w:hAnsi="Arial"/>
          <w:spacing w:val="6"/>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5"/>
        <w:gridCol w:w="2081"/>
        <w:gridCol w:w="2120"/>
        <w:gridCol w:w="1880"/>
      </w:tblGrid>
      <w:tr w:rsidR="00E80F7C" w:rsidRPr="007A5679" w14:paraId="0D68D34F" w14:textId="77777777" w:rsidTr="00E80F7C">
        <w:trPr>
          <w:trHeight w:val="768"/>
          <w:jc w:val="center"/>
        </w:trPr>
        <w:tc>
          <w:tcPr>
            <w:tcW w:w="1669" w:type="dxa"/>
          </w:tcPr>
          <w:p w14:paraId="3E5B9351" w14:textId="11707460" w:rsidR="00DD36D4" w:rsidRPr="007A5679" w:rsidRDefault="00E80F7C" w:rsidP="004F2D44">
            <w:pPr>
              <w:ind w:firstLineChars="0" w:firstLine="0"/>
              <w:jc w:val="both"/>
              <w:rPr>
                <w:rFonts w:ascii="Arial" w:hAnsi="Arial"/>
                <w:spacing w:val="6"/>
                <w14:textOutline w14:w="9525" w14:cap="rnd" w14:cmpd="sng" w14:algn="ctr">
                  <w14:noFill/>
                  <w14:prstDash w14:val="solid"/>
                  <w14:bevel/>
                </w14:textOutline>
              </w:rPr>
            </w:pPr>
            <w:r w:rsidRPr="00154F48">
              <w:rPr>
                <w:rFonts w:ascii="Arial" w:hAnsi="Arial"/>
                <w:noProof/>
                <w:spacing w:val="6"/>
              </w:rPr>
              <w:drawing>
                <wp:inline distT="0" distB="0" distL="0" distR="0" wp14:anchorId="222D352F" wp14:editId="33E91E95">
                  <wp:extent cx="1330036" cy="47763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9987" cy="491984"/>
                          </a:xfrm>
                          <a:prstGeom prst="rect">
                            <a:avLst/>
                          </a:prstGeom>
                        </pic:spPr>
                      </pic:pic>
                    </a:graphicData>
                  </a:graphic>
                </wp:inline>
              </w:drawing>
            </w:r>
          </w:p>
        </w:tc>
        <w:tc>
          <w:tcPr>
            <w:tcW w:w="1705" w:type="dxa"/>
          </w:tcPr>
          <w:p w14:paraId="3FCA8577" w14:textId="0456203E" w:rsidR="00DD36D4" w:rsidRPr="007A5679" w:rsidRDefault="00E80F7C" w:rsidP="004F2D44">
            <w:pPr>
              <w:ind w:firstLineChars="0" w:firstLine="0"/>
              <w:jc w:val="both"/>
              <w:rPr>
                <w:rFonts w:ascii="Arial" w:hAnsi="Arial"/>
                <w:noProof/>
                <w:spacing w:val="6"/>
                <w14:textOutline w14:w="9525" w14:cap="rnd" w14:cmpd="sng" w14:algn="ctr">
                  <w14:noFill/>
                  <w14:prstDash w14:val="solid"/>
                  <w14:bevel/>
                </w14:textOutline>
              </w:rPr>
            </w:pPr>
            <w:r w:rsidRPr="00154F48">
              <w:rPr>
                <w:rFonts w:ascii="Arial" w:hAnsi="Arial"/>
                <w:noProof/>
                <w:spacing w:val="6"/>
              </w:rPr>
              <w:drawing>
                <wp:inline distT="0" distB="0" distL="0" distR="0" wp14:anchorId="771F9142" wp14:editId="455F5993">
                  <wp:extent cx="1235034" cy="459707"/>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54074" cy="466794"/>
                          </a:xfrm>
                          <a:prstGeom prst="rect">
                            <a:avLst/>
                          </a:prstGeom>
                        </pic:spPr>
                      </pic:pic>
                    </a:graphicData>
                  </a:graphic>
                </wp:inline>
              </w:drawing>
            </w:r>
          </w:p>
        </w:tc>
        <w:tc>
          <w:tcPr>
            <w:tcW w:w="1729" w:type="dxa"/>
          </w:tcPr>
          <w:p w14:paraId="5A2F5368" w14:textId="331D18F0" w:rsidR="00E80F7C" w:rsidRPr="007A5679" w:rsidRDefault="00E80F7C" w:rsidP="004F2D44">
            <w:pPr>
              <w:ind w:firstLineChars="0" w:firstLine="0"/>
              <w:jc w:val="both"/>
              <w:rPr>
                <w:rFonts w:ascii="Arial" w:hAnsi="Arial"/>
                <w:spacing w:val="6"/>
                <w14:textOutline w14:w="9525" w14:cap="rnd" w14:cmpd="sng" w14:algn="ctr">
                  <w14:noFill/>
                  <w14:prstDash w14:val="solid"/>
                  <w14:bevel/>
                </w14:textOutline>
              </w:rPr>
            </w:pPr>
            <w:r w:rsidRPr="00154F48">
              <w:rPr>
                <w:rFonts w:ascii="Arial" w:hAnsi="Arial"/>
                <w:noProof/>
                <w:spacing w:val="6"/>
              </w:rPr>
              <w:drawing>
                <wp:inline distT="0" distB="0" distL="0" distR="0" wp14:anchorId="7E526AFB" wp14:editId="2925D77F">
                  <wp:extent cx="1264285" cy="4033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21105" cy="421457"/>
                          </a:xfrm>
                          <a:prstGeom prst="rect">
                            <a:avLst/>
                          </a:prstGeom>
                        </pic:spPr>
                      </pic:pic>
                    </a:graphicData>
                  </a:graphic>
                </wp:inline>
              </w:drawing>
            </w:r>
          </w:p>
        </w:tc>
        <w:tc>
          <w:tcPr>
            <w:tcW w:w="1701" w:type="dxa"/>
          </w:tcPr>
          <w:p w14:paraId="649F9379" w14:textId="16E1CE29" w:rsidR="00DD36D4" w:rsidRPr="007A5679" w:rsidRDefault="00E80F7C" w:rsidP="004F2D44">
            <w:pPr>
              <w:ind w:firstLineChars="0" w:firstLine="0"/>
              <w:jc w:val="both"/>
              <w:rPr>
                <w:rFonts w:ascii="Arial" w:hAnsi="Arial"/>
                <w:spacing w:val="6"/>
                <w14:textOutline w14:w="9525" w14:cap="rnd" w14:cmpd="sng" w14:algn="ctr">
                  <w14:noFill/>
                  <w14:prstDash w14:val="solid"/>
                  <w14:bevel/>
                </w14:textOutline>
              </w:rPr>
            </w:pPr>
            <w:r w:rsidRPr="00154F48">
              <w:rPr>
                <w:rFonts w:ascii="Arial" w:hAnsi="Arial"/>
                <w:noProof/>
                <w:spacing w:val="6"/>
              </w:rPr>
              <w:drawing>
                <wp:inline distT="0" distB="0" distL="0" distR="0" wp14:anchorId="6FAEBE41" wp14:editId="1DC5A8C5">
                  <wp:extent cx="1104900" cy="5429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04900" cy="542925"/>
                          </a:xfrm>
                          <a:prstGeom prst="rect">
                            <a:avLst/>
                          </a:prstGeom>
                        </pic:spPr>
                      </pic:pic>
                    </a:graphicData>
                  </a:graphic>
                </wp:inline>
              </w:drawing>
            </w:r>
          </w:p>
        </w:tc>
      </w:tr>
    </w:tbl>
    <w:p w14:paraId="51CC1A55" w14:textId="662259A9" w:rsidR="00312781" w:rsidRDefault="00312781" w:rsidP="004F2D44">
      <w:pPr>
        <w:spacing w:line="400" w:lineRule="exact"/>
        <w:ind w:firstLineChars="0" w:firstLine="0"/>
        <w:jc w:val="both"/>
        <w:rPr>
          <w:ins w:id="94" w:author="Windows 用户" w:date="2018-07-19T10:47:00Z"/>
          <w:rFonts w:ascii="Arial" w:hAnsi="Arial"/>
          <w:b/>
          <w:bCs/>
          <w:spacing w:val="6"/>
        </w:rPr>
      </w:pPr>
    </w:p>
    <w:p w14:paraId="4ED68A2D" w14:textId="77777777" w:rsidR="00B03CF5" w:rsidRPr="007A5679" w:rsidRDefault="00B03CF5" w:rsidP="004F2D44">
      <w:pPr>
        <w:spacing w:line="400" w:lineRule="exact"/>
        <w:ind w:firstLineChars="0" w:firstLine="0"/>
        <w:jc w:val="both"/>
        <w:rPr>
          <w:rFonts w:ascii="Arial" w:hAnsi="Arial"/>
          <w:b/>
          <w:bCs/>
          <w:spacing w:val="6"/>
        </w:rPr>
      </w:pPr>
    </w:p>
    <w:p w14:paraId="6EF13734" w14:textId="467CCC83" w:rsidR="00687C4B" w:rsidRPr="007A5679" w:rsidRDefault="00687C4B" w:rsidP="00327450">
      <w:pPr>
        <w:jc w:val="center"/>
        <w:rPr>
          <w:rFonts w:ascii="Arial" w:hAnsi="Arial"/>
          <w:b/>
          <w:spacing w:val="6"/>
        </w:rPr>
      </w:pPr>
      <w:r w:rsidRPr="00154F48">
        <w:rPr>
          <w:rFonts w:ascii="Arial" w:hAnsi="Arial"/>
          <w:b/>
          <w:noProof/>
          <w:spacing w:val="6"/>
        </w:rPr>
        <mc:AlternateContent>
          <mc:Choice Requires="wps">
            <w:drawing>
              <wp:anchor distT="0" distB="0" distL="114300" distR="114300" simplePos="0" relativeHeight="251674624" behindDoc="0" locked="0" layoutInCell="1" allowOverlap="1" wp14:anchorId="36DFB54F" wp14:editId="3F3B756F">
                <wp:simplePos x="0" y="0"/>
                <wp:positionH relativeFrom="column">
                  <wp:posOffset>2657475</wp:posOffset>
                </wp:positionH>
                <wp:positionV relativeFrom="paragraph">
                  <wp:posOffset>335280</wp:posOffset>
                </wp:positionV>
                <wp:extent cx="285750" cy="45719"/>
                <wp:effectExtent l="0" t="0" r="0" b="0"/>
                <wp:wrapNone/>
                <wp:docPr id="4" name="矩形 4"/>
                <wp:cNvGraphicFramePr/>
                <a:graphic xmlns:a="http://schemas.openxmlformats.org/drawingml/2006/main">
                  <a:graphicData uri="http://schemas.microsoft.com/office/word/2010/wordprocessingShape">
                    <wps:wsp>
                      <wps:cNvSpPr/>
                      <wps:spPr>
                        <a:xfrm>
                          <a:off x="0" y="0"/>
                          <a:ext cx="285750" cy="4571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A471911" id="矩形 4" o:spid="_x0000_s1026" style="position:absolute;left:0;text-align:left;margin-left:209.25pt;margin-top:26.4pt;width:22.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" fillcolor="red" stroked="f" strokeweight="2pt"/>
            </w:pict>
          </mc:Fallback>
        </mc:AlternateContent>
      </w:r>
      <w:r w:rsidRPr="007A5679">
        <w:rPr>
          <w:rFonts w:ascii="Arial" w:hAnsi="Arial" w:hint="eastAsia"/>
          <w:b/>
          <w:spacing w:val="6"/>
        </w:rPr>
        <w:t>金融服务</w:t>
      </w:r>
    </w:p>
    <w:p w14:paraId="3CBEA12C" w14:textId="77777777" w:rsidR="00687C4B" w:rsidRPr="007A5679" w:rsidRDefault="00687C4B" w:rsidP="004F2D44">
      <w:pPr>
        <w:spacing w:line="360" w:lineRule="exact"/>
        <w:ind w:firstLine="504"/>
        <w:jc w:val="both"/>
        <w:rPr>
          <w:rFonts w:ascii="Arial" w:hAnsi="Arial"/>
          <w:spacing w:val="6"/>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7"/>
        <w:gridCol w:w="2163"/>
        <w:gridCol w:w="2043"/>
        <w:gridCol w:w="1953"/>
      </w:tblGrid>
      <w:tr w:rsidR="00E80F7C" w:rsidRPr="007A5679" w14:paraId="12DF90A7" w14:textId="77777777" w:rsidTr="00E80F7C">
        <w:trPr>
          <w:trHeight w:val="768"/>
          <w:jc w:val="center"/>
        </w:trPr>
        <w:tc>
          <w:tcPr>
            <w:tcW w:w="1669" w:type="dxa"/>
          </w:tcPr>
          <w:p w14:paraId="185348AC" w14:textId="522F19A2" w:rsidR="00E80F7C" w:rsidRPr="007A5679" w:rsidRDefault="00E80F7C" w:rsidP="004F2D44">
            <w:pPr>
              <w:ind w:firstLineChars="0" w:firstLine="0"/>
              <w:jc w:val="both"/>
              <w:rPr>
                <w:rFonts w:ascii="Arial" w:hAnsi="Arial"/>
                <w:spacing w:val="6"/>
                <w14:textOutline w14:w="9525" w14:cap="rnd" w14:cmpd="sng" w14:algn="ctr">
                  <w14:noFill/>
                  <w14:prstDash w14:val="solid"/>
                  <w14:bevel/>
                </w14:textOutline>
              </w:rPr>
            </w:pPr>
            <w:r w:rsidRPr="00154F48">
              <w:rPr>
                <w:rFonts w:ascii="Arial" w:hAnsi="Arial"/>
                <w:noProof/>
                <w:spacing w:val="6"/>
              </w:rPr>
              <w:drawing>
                <wp:inline distT="0" distB="0" distL="0" distR="0" wp14:anchorId="73F75023" wp14:editId="24E83258">
                  <wp:extent cx="1228725" cy="453556"/>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66417" cy="467469"/>
                          </a:xfrm>
                          <a:prstGeom prst="rect">
                            <a:avLst/>
                          </a:prstGeom>
                        </pic:spPr>
                      </pic:pic>
                    </a:graphicData>
                  </a:graphic>
                </wp:inline>
              </w:drawing>
            </w:r>
          </w:p>
        </w:tc>
        <w:tc>
          <w:tcPr>
            <w:tcW w:w="1705" w:type="dxa"/>
          </w:tcPr>
          <w:p w14:paraId="4E17AC00" w14:textId="49D5225C" w:rsidR="00E80F7C" w:rsidRPr="007A5679" w:rsidRDefault="00E80F7C" w:rsidP="004F2D44">
            <w:pPr>
              <w:ind w:firstLineChars="0" w:firstLine="0"/>
              <w:jc w:val="both"/>
              <w:rPr>
                <w:rFonts w:ascii="Arial" w:hAnsi="Arial"/>
                <w:noProof/>
                <w:spacing w:val="6"/>
                <w14:textOutline w14:w="9525" w14:cap="rnd" w14:cmpd="sng" w14:algn="ctr">
                  <w14:noFill/>
                  <w14:prstDash w14:val="solid"/>
                  <w14:bevel/>
                </w14:textOutline>
              </w:rPr>
            </w:pPr>
            <w:r w:rsidRPr="00154F48">
              <w:rPr>
                <w:rFonts w:ascii="Arial" w:hAnsi="Arial"/>
                <w:noProof/>
                <w:spacing w:val="6"/>
              </w:rPr>
              <w:drawing>
                <wp:inline distT="0" distB="0" distL="0" distR="0" wp14:anchorId="1093F04D" wp14:editId="70F423C4">
                  <wp:extent cx="1238250" cy="56016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65059" cy="572289"/>
                          </a:xfrm>
                          <a:prstGeom prst="rect">
                            <a:avLst/>
                          </a:prstGeom>
                        </pic:spPr>
                      </pic:pic>
                    </a:graphicData>
                  </a:graphic>
                </wp:inline>
              </w:drawing>
            </w:r>
          </w:p>
        </w:tc>
        <w:tc>
          <w:tcPr>
            <w:tcW w:w="1729" w:type="dxa"/>
          </w:tcPr>
          <w:p w14:paraId="7D2E5AB5" w14:textId="10A8788F" w:rsidR="00E80F7C" w:rsidRPr="007A5679" w:rsidRDefault="00E80F7C" w:rsidP="004F2D44">
            <w:pPr>
              <w:ind w:firstLineChars="0" w:firstLine="0"/>
              <w:jc w:val="both"/>
              <w:rPr>
                <w:rFonts w:ascii="Arial" w:hAnsi="Arial"/>
                <w:spacing w:val="6"/>
                <w14:textOutline w14:w="9525" w14:cap="rnd" w14:cmpd="sng" w14:algn="ctr">
                  <w14:noFill/>
                  <w14:prstDash w14:val="solid"/>
                  <w14:bevel/>
                </w14:textOutline>
              </w:rPr>
            </w:pPr>
            <w:r w:rsidRPr="00154F48">
              <w:rPr>
                <w:rFonts w:ascii="Arial" w:hAnsi="Arial"/>
                <w:noProof/>
                <w:spacing w:val="6"/>
              </w:rPr>
              <w:drawing>
                <wp:inline distT="0" distB="0" distL="0" distR="0" wp14:anchorId="2A25CCC2" wp14:editId="651C87C7">
                  <wp:extent cx="1160929" cy="400050"/>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79740" cy="406532"/>
                          </a:xfrm>
                          <a:prstGeom prst="rect">
                            <a:avLst/>
                          </a:prstGeom>
                        </pic:spPr>
                      </pic:pic>
                    </a:graphicData>
                  </a:graphic>
                </wp:inline>
              </w:drawing>
            </w:r>
          </w:p>
        </w:tc>
        <w:tc>
          <w:tcPr>
            <w:tcW w:w="1701" w:type="dxa"/>
          </w:tcPr>
          <w:p w14:paraId="765AC25E" w14:textId="1588DA21" w:rsidR="00E80F7C" w:rsidRPr="007A5679" w:rsidRDefault="00E80F7C" w:rsidP="004F2D44">
            <w:pPr>
              <w:ind w:firstLineChars="0" w:firstLine="0"/>
              <w:jc w:val="both"/>
              <w:rPr>
                <w:rFonts w:ascii="Arial" w:hAnsi="Arial"/>
                <w:spacing w:val="6"/>
                <w14:textOutline w14:w="9525" w14:cap="rnd" w14:cmpd="sng" w14:algn="ctr">
                  <w14:noFill/>
                  <w14:prstDash w14:val="solid"/>
                  <w14:bevel/>
                </w14:textOutline>
              </w:rPr>
            </w:pPr>
            <w:r w:rsidRPr="00154F48">
              <w:rPr>
                <w:rFonts w:ascii="Arial" w:hAnsi="Arial"/>
                <w:noProof/>
                <w:spacing w:val="6"/>
              </w:rPr>
              <w:drawing>
                <wp:inline distT="0" distB="0" distL="0" distR="0" wp14:anchorId="3E24EED8" wp14:editId="26AFC54D">
                  <wp:extent cx="1095829" cy="4572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26760" cy="470105"/>
                          </a:xfrm>
                          <a:prstGeom prst="rect">
                            <a:avLst/>
                          </a:prstGeom>
                        </pic:spPr>
                      </pic:pic>
                    </a:graphicData>
                  </a:graphic>
                </wp:inline>
              </w:drawing>
            </w:r>
          </w:p>
        </w:tc>
      </w:tr>
    </w:tbl>
    <w:p w14:paraId="5424D37E" w14:textId="2068A811" w:rsidR="00312781" w:rsidRDefault="00312781" w:rsidP="004F2D44">
      <w:pPr>
        <w:spacing w:line="400" w:lineRule="exact"/>
        <w:ind w:firstLineChars="0" w:firstLine="0"/>
        <w:jc w:val="both"/>
        <w:rPr>
          <w:ins w:id="95" w:author="Windows 用户" w:date="2018-07-19T10:47:00Z"/>
          <w:rFonts w:ascii="Arial" w:hAnsi="Arial"/>
          <w:spacing w:val="6"/>
        </w:rPr>
      </w:pPr>
    </w:p>
    <w:p w14:paraId="6A0463E6" w14:textId="77777777" w:rsidR="00B03CF5" w:rsidRPr="007A5679" w:rsidRDefault="00B03CF5" w:rsidP="004F2D44">
      <w:pPr>
        <w:spacing w:line="400" w:lineRule="exact"/>
        <w:ind w:firstLineChars="0" w:firstLine="0"/>
        <w:jc w:val="both"/>
        <w:rPr>
          <w:rFonts w:ascii="Arial" w:hAnsi="Arial"/>
          <w:spacing w:val="6"/>
        </w:rPr>
      </w:pPr>
    </w:p>
    <w:p w14:paraId="67273621" w14:textId="62AA52B1" w:rsidR="00DD36D4" w:rsidRPr="007A5679" w:rsidRDefault="00DD36D4" w:rsidP="00327450">
      <w:pPr>
        <w:jc w:val="center"/>
        <w:rPr>
          <w:rFonts w:ascii="Arial" w:hAnsi="Arial"/>
          <w:b/>
          <w:spacing w:val="6"/>
        </w:rPr>
      </w:pPr>
      <w:r w:rsidRPr="00154F48">
        <w:rPr>
          <w:rFonts w:ascii="Arial" w:hAnsi="Arial"/>
          <w:b/>
          <w:noProof/>
          <w:spacing w:val="6"/>
        </w:rPr>
        <mc:AlternateContent>
          <mc:Choice Requires="wps">
            <w:drawing>
              <wp:anchor distT="0" distB="0" distL="114300" distR="114300" simplePos="0" relativeHeight="251682816" behindDoc="0" locked="0" layoutInCell="1" allowOverlap="1" wp14:anchorId="77606BBE" wp14:editId="4912492A">
                <wp:simplePos x="0" y="0"/>
                <wp:positionH relativeFrom="column">
                  <wp:posOffset>2657475</wp:posOffset>
                </wp:positionH>
                <wp:positionV relativeFrom="paragraph">
                  <wp:posOffset>335280</wp:posOffset>
                </wp:positionV>
                <wp:extent cx="285750" cy="45719"/>
                <wp:effectExtent l="0" t="0" r="0" b="0"/>
                <wp:wrapNone/>
                <wp:docPr id="8" name="矩形 8"/>
                <wp:cNvGraphicFramePr/>
                <a:graphic xmlns:a="http://schemas.openxmlformats.org/drawingml/2006/main">
                  <a:graphicData uri="http://schemas.microsoft.com/office/word/2010/wordprocessingShape">
                    <wps:wsp>
                      <wps:cNvSpPr/>
                      <wps:spPr>
                        <a:xfrm>
                          <a:off x="0" y="0"/>
                          <a:ext cx="285750" cy="4571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0F52B56" id="矩形 8" o:spid="_x0000_s1026" style="position:absolute;left:0;text-align:left;margin-left:209.25pt;margin-top:26.4pt;width:22.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" fillcolor="red" stroked="f" strokeweight="2pt"/>
            </w:pict>
          </mc:Fallback>
        </mc:AlternateContent>
      </w:r>
      <w:r w:rsidRPr="007A5679">
        <w:rPr>
          <w:rFonts w:ascii="Arial" w:hAnsi="Arial" w:hint="eastAsia"/>
          <w:b/>
          <w:spacing w:val="6"/>
        </w:rPr>
        <w:t>技术服务</w:t>
      </w:r>
    </w:p>
    <w:p w14:paraId="3B3348DC" w14:textId="77777777" w:rsidR="00036053" w:rsidRPr="007A5679" w:rsidRDefault="00036053" w:rsidP="004F2D44">
      <w:pPr>
        <w:spacing w:line="300" w:lineRule="exact"/>
        <w:ind w:firstLine="504"/>
        <w:jc w:val="both"/>
        <w:rPr>
          <w:rFonts w:ascii="Arial" w:hAnsi="Arial"/>
          <w:b/>
          <w:spacing w:val="6"/>
        </w:rPr>
      </w:pPr>
    </w:p>
    <w:p w14:paraId="52C55526" w14:textId="13087619" w:rsidR="00DD36D4" w:rsidRPr="007A5679" w:rsidRDefault="00E80F7C" w:rsidP="00327450">
      <w:pPr>
        <w:ind w:firstLineChars="0"/>
        <w:jc w:val="center"/>
        <w:rPr>
          <w:rFonts w:ascii="Arial" w:hAnsi="Arial"/>
          <w:spacing w:val="6"/>
        </w:rPr>
      </w:pPr>
      <w:r w:rsidRPr="00154F48">
        <w:rPr>
          <w:rFonts w:ascii="Arial" w:hAnsi="Arial"/>
          <w:noProof/>
          <w:spacing w:val="6"/>
        </w:rPr>
        <w:drawing>
          <wp:inline distT="0" distB="0" distL="0" distR="0" wp14:anchorId="24F1CC2E" wp14:editId="4BBC136E">
            <wp:extent cx="1262401" cy="695325"/>
            <wp:effectExtent l="0" t="0" r="0" b="0"/>
            <wp:docPr id="59" name="图片 59" descr="C:\Users\ADMINI~1\AppData\Local\Temp\WeChat Files\138594268172631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WeChat Files\138594268172631504.jp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20221" b="24622"/>
                    <a:stretch/>
                  </pic:blipFill>
                  <pic:spPr bwMode="auto">
                    <a:xfrm>
                      <a:off x="0" y="0"/>
                      <a:ext cx="1272437" cy="700853"/>
                    </a:xfrm>
                    <a:prstGeom prst="rect">
                      <a:avLst/>
                    </a:prstGeom>
                    <a:noFill/>
                    <a:ln>
                      <a:noFill/>
                    </a:ln>
                    <a:extLst>
                      <a:ext uri="{53640926-AAD7-44D8-BBD7-CCE9431645EC}">
                        <a14:shadowObscured xmlns:a14="http://schemas.microsoft.com/office/drawing/2010/main"/>
                      </a:ext>
                    </a:extLst>
                  </pic:spPr>
                </pic:pic>
              </a:graphicData>
            </a:graphic>
          </wp:inline>
        </w:drawing>
      </w:r>
    </w:p>
    <w:p w14:paraId="46A75E45" w14:textId="77777777" w:rsidR="00036053" w:rsidRPr="007A5679" w:rsidRDefault="00036053" w:rsidP="00327450">
      <w:pPr>
        <w:spacing w:line="400" w:lineRule="exact"/>
        <w:ind w:firstLineChars="0" w:firstLine="482"/>
        <w:jc w:val="center"/>
        <w:rPr>
          <w:rFonts w:ascii="Arial" w:hAnsi="Arial"/>
          <w:spacing w:val="6"/>
        </w:rPr>
      </w:pPr>
    </w:p>
    <w:p w14:paraId="6F791998" w14:textId="449B082A" w:rsidR="00687C4B" w:rsidRPr="007A5679" w:rsidDel="00B03CF5" w:rsidRDefault="00687C4B" w:rsidP="00327450">
      <w:pPr>
        <w:jc w:val="center"/>
        <w:rPr>
          <w:del w:id="96" w:author="Windows 用户" w:date="2018-07-19T10:46:00Z"/>
          <w:rFonts w:ascii="Arial" w:hAnsi="Arial"/>
          <w:b/>
          <w:spacing w:val="6"/>
        </w:rPr>
      </w:pPr>
      <w:del w:id="97" w:author="Windows 用户" w:date="2018-07-19T10:46:00Z">
        <w:r w:rsidRPr="00154F48" w:rsidDel="00B03CF5">
          <w:rPr>
            <w:rFonts w:ascii="Arial" w:hAnsi="Arial"/>
            <w:b/>
            <w:noProof/>
            <w:spacing w:val="6"/>
          </w:rPr>
          <mc:AlternateContent>
            <mc:Choice Requires="wps">
              <w:drawing>
                <wp:anchor distT="0" distB="0" distL="114300" distR="114300" simplePos="0" relativeHeight="251676672" behindDoc="0" locked="0" layoutInCell="1" allowOverlap="1" wp14:anchorId="13D7D083" wp14:editId="5966E178">
                  <wp:simplePos x="0" y="0"/>
                  <wp:positionH relativeFrom="column">
                    <wp:posOffset>2657475</wp:posOffset>
                  </wp:positionH>
                  <wp:positionV relativeFrom="paragraph">
                    <wp:posOffset>335280</wp:posOffset>
                  </wp:positionV>
                  <wp:extent cx="285750" cy="45719"/>
                  <wp:effectExtent l="0" t="0" r="0" b="0"/>
                  <wp:wrapNone/>
                  <wp:docPr id="6" name="矩形 6"/>
                  <wp:cNvGraphicFramePr/>
                  <a:graphic xmlns:a="http://schemas.openxmlformats.org/drawingml/2006/main">
                    <a:graphicData uri="http://schemas.microsoft.com/office/word/2010/wordprocessingShape">
                      <wps:wsp>
                        <wps:cNvSpPr/>
                        <wps:spPr>
                          <a:xfrm>
                            <a:off x="0" y="0"/>
                            <a:ext cx="285750" cy="4571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ECD2088" id="矩形 6" o:spid="_x0000_s1026" style="position:absolute;left:0;text-align:left;margin-left:209.25pt;margin-top:26.4pt;width:22.5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" fillcolor="red" stroked="f" strokeweight="2pt"/>
              </w:pict>
            </mc:Fallback>
          </mc:AlternateContent>
        </w:r>
        <w:r w:rsidRPr="007A5679" w:rsidDel="00B03CF5">
          <w:rPr>
            <w:rFonts w:ascii="Arial" w:hAnsi="Arial" w:hint="eastAsia"/>
            <w:b/>
            <w:spacing w:val="6"/>
          </w:rPr>
          <w:delText>投资机构</w:delText>
        </w:r>
      </w:del>
    </w:p>
    <w:p w14:paraId="20E7D48C" w14:textId="0A94FAAB" w:rsidR="00687C4B" w:rsidRPr="007A5679" w:rsidDel="00B03CF5" w:rsidRDefault="00687C4B" w:rsidP="00327450">
      <w:pPr>
        <w:spacing w:line="400" w:lineRule="exact"/>
        <w:ind w:firstLine="504"/>
        <w:jc w:val="center"/>
        <w:rPr>
          <w:del w:id="98" w:author="Windows 用户" w:date="2018-07-19T10:46:00Z"/>
          <w:rFonts w:ascii="Arial" w:hAnsi="Arial"/>
          <w:spacing w:val="6"/>
        </w:rPr>
      </w:pPr>
    </w:p>
    <w:p w14:paraId="72D2D636" w14:textId="7A848965" w:rsidR="00687C4B" w:rsidRPr="007A5679" w:rsidDel="00B03CF5" w:rsidRDefault="00687C4B" w:rsidP="00327450">
      <w:pPr>
        <w:ind w:firstLineChars="0"/>
        <w:jc w:val="center"/>
        <w:rPr>
          <w:del w:id="99" w:author="Windows 用户" w:date="2018-07-19T10:46:00Z"/>
          <w:rFonts w:ascii="Arial" w:hAnsi="Arial"/>
          <w:spacing w:val="6"/>
        </w:rPr>
      </w:pPr>
      <w:del w:id="100" w:author="Windows 用户" w:date="2018-07-19T10:46:00Z">
        <w:r w:rsidRPr="00154F48" w:rsidDel="00B03CF5">
          <w:rPr>
            <w:rFonts w:ascii="Arial" w:hAnsi="Arial"/>
            <w:noProof/>
            <w:spacing w:val="6"/>
            <w14:textOutline w14:w="9525" w14:cap="rnd" w14:cmpd="sng" w14:algn="ctr">
              <w14:noFill/>
              <w14:prstDash w14:val="solid"/>
              <w14:bevel/>
            </w14:textOutline>
          </w:rPr>
          <w:drawing>
            <wp:inline distT="0" distB="0" distL="0" distR="0" wp14:anchorId="5F64ACCA" wp14:editId="3445A5CA">
              <wp:extent cx="921600" cy="464400"/>
              <wp:effectExtent l="0" t="0" r="0" b="0"/>
              <wp:docPr id="52"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21600" cy="464400"/>
                      </a:xfrm>
                      <a:prstGeom prst="roundRect">
                        <a:avLst/>
                      </a:prstGeom>
                    </pic:spPr>
                  </pic:pic>
                </a:graphicData>
              </a:graphic>
            </wp:inline>
          </w:drawing>
        </w:r>
      </w:del>
    </w:p>
    <w:p w14:paraId="14896E2D" w14:textId="2FB2D9D1" w:rsidR="00687C4B" w:rsidRPr="007A5679" w:rsidRDefault="00687C4B" w:rsidP="00327450">
      <w:pPr>
        <w:spacing w:line="400" w:lineRule="exact"/>
        <w:ind w:firstLineChars="0" w:firstLine="482"/>
        <w:jc w:val="center"/>
        <w:rPr>
          <w:rFonts w:ascii="Arial" w:hAnsi="Arial"/>
          <w:spacing w:val="6"/>
        </w:rPr>
      </w:pPr>
    </w:p>
    <w:p w14:paraId="028E3C33" w14:textId="3C53BD2D" w:rsidR="00687C4B" w:rsidRPr="007A5679" w:rsidRDefault="00687C4B" w:rsidP="00327450">
      <w:pPr>
        <w:jc w:val="center"/>
        <w:rPr>
          <w:rFonts w:ascii="Arial" w:hAnsi="Arial"/>
          <w:b/>
          <w:spacing w:val="6"/>
        </w:rPr>
      </w:pPr>
      <w:r w:rsidRPr="00154F48">
        <w:rPr>
          <w:rFonts w:ascii="Arial" w:hAnsi="Arial"/>
          <w:b/>
          <w:noProof/>
          <w:spacing w:val="6"/>
        </w:rPr>
        <mc:AlternateContent>
          <mc:Choice Requires="wps">
            <w:drawing>
              <wp:anchor distT="0" distB="0" distL="114300" distR="114300" simplePos="0" relativeHeight="251678720" behindDoc="0" locked="0" layoutInCell="1" allowOverlap="1" wp14:anchorId="14F00F9C" wp14:editId="58939382">
                <wp:simplePos x="0" y="0"/>
                <wp:positionH relativeFrom="column">
                  <wp:posOffset>2657475</wp:posOffset>
                </wp:positionH>
                <wp:positionV relativeFrom="paragraph">
                  <wp:posOffset>335280</wp:posOffset>
                </wp:positionV>
                <wp:extent cx="285750" cy="45719"/>
                <wp:effectExtent l="0" t="0" r="0" b="0"/>
                <wp:wrapNone/>
                <wp:docPr id="7" name="矩形 7"/>
                <wp:cNvGraphicFramePr/>
                <a:graphic xmlns:a="http://schemas.openxmlformats.org/drawingml/2006/main">
                  <a:graphicData uri="http://schemas.microsoft.com/office/word/2010/wordprocessingShape">
                    <wps:wsp>
                      <wps:cNvSpPr/>
                      <wps:spPr>
                        <a:xfrm>
                          <a:off x="0" y="0"/>
                          <a:ext cx="285750" cy="4571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40C21C8B" id="矩形 7" o:spid="_x0000_s1026" style="position:absolute;left:0;text-align:left;margin-left:209.25pt;margin-top:26.4pt;width:22.5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" fillcolor="red" stroked="f" strokeweight="2pt"/>
            </w:pict>
          </mc:Fallback>
        </mc:AlternateContent>
      </w:r>
      <w:r w:rsidR="00FC7250" w:rsidRPr="007A5679">
        <w:rPr>
          <w:rFonts w:ascii="Arial" w:hAnsi="Arial" w:hint="eastAsia"/>
          <w:b/>
          <w:spacing w:val="6"/>
        </w:rPr>
        <w:t>交易所</w:t>
      </w:r>
    </w:p>
    <w:p w14:paraId="738D38CB" w14:textId="77777777" w:rsidR="00FC7250" w:rsidRPr="007A5679" w:rsidRDefault="00FC7250" w:rsidP="00327450">
      <w:pPr>
        <w:spacing w:line="360" w:lineRule="exact"/>
        <w:ind w:firstLine="504"/>
        <w:jc w:val="center"/>
        <w:rPr>
          <w:rFonts w:ascii="Arial" w:hAnsi="Arial"/>
          <w:b/>
          <w:bCs/>
          <w:spacing w:val="6"/>
        </w:rPr>
      </w:pPr>
    </w:p>
    <w:p w14:paraId="25A81399" w14:textId="37C8A30A" w:rsidR="00687C4B" w:rsidRPr="007A5679" w:rsidRDefault="00FC7250" w:rsidP="00327450">
      <w:pPr>
        <w:jc w:val="center"/>
        <w:rPr>
          <w:rFonts w:ascii="Arial" w:hAnsi="Arial"/>
          <w:spacing w:val="6"/>
        </w:rPr>
      </w:pPr>
      <w:r w:rsidRPr="00154F48">
        <w:rPr>
          <w:rFonts w:ascii="Arial" w:hAnsi="Arial"/>
          <w:noProof/>
          <w:spacing w:val="6"/>
          <w14:textOutline w14:w="9525" w14:cap="rnd" w14:cmpd="sng" w14:algn="ctr">
            <w14:noFill/>
            <w14:prstDash w14:val="solid"/>
            <w14:bevel/>
          </w14:textOutline>
        </w:rPr>
        <w:drawing>
          <wp:inline distT="0" distB="0" distL="0" distR="0" wp14:anchorId="272394E5" wp14:editId="1B13DC00">
            <wp:extent cx="921600" cy="464400"/>
            <wp:effectExtent l="0" t="0" r="0" b="0"/>
            <wp:docPr id="53"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21600" cy="464400"/>
                    </a:xfrm>
                    <a:prstGeom prst="roundRect">
                      <a:avLst/>
                    </a:prstGeom>
                  </pic:spPr>
                </pic:pic>
              </a:graphicData>
            </a:graphic>
          </wp:inline>
        </w:drawing>
      </w:r>
    </w:p>
    <w:p w14:paraId="3C50B7C9" w14:textId="78A052DD" w:rsidR="00687C4B" w:rsidRPr="007A5679" w:rsidRDefault="00687C4B" w:rsidP="00327450">
      <w:pPr>
        <w:ind w:firstLineChars="0" w:firstLine="0"/>
        <w:jc w:val="center"/>
        <w:rPr>
          <w:rFonts w:ascii="Arial" w:hAnsi="Arial"/>
          <w:spacing w:val="6"/>
        </w:rPr>
      </w:pPr>
    </w:p>
    <w:sectPr w:rsidR="00687C4B" w:rsidRPr="007A5679">
      <w:headerReference w:type="defaul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3F7AC1" w14:textId="77777777" w:rsidR="006676AC" w:rsidRDefault="006676AC" w:rsidP="003E41C4">
      <w:r>
        <w:separator/>
      </w:r>
    </w:p>
  </w:endnote>
  <w:endnote w:type="continuationSeparator" w:id="0">
    <w:p w14:paraId="448FE5DA" w14:textId="77777777" w:rsidR="006676AC" w:rsidRDefault="006676AC" w:rsidP="003E4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PTSans-Regular">
    <w:altName w:val="Arial"/>
    <w:charset w:val="CC"/>
    <w:family w:val="auto"/>
    <w:pitch w:val="variable"/>
    <w:sig w:usb0="A00002EF" w:usb1="5000204B" w:usb2="00000000" w:usb3="00000000" w:csb0="00000097"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7E54B" w14:textId="77777777" w:rsidR="00227FAC" w:rsidRDefault="00227FAC">
    <w:pPr>
      <w:pStyle w:val="af0"/>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4871904"/>
      <w:docPartObj>
        <w:docPartGallery w:val="Page Numbers (Bottom of Page)"/>
        <w:docPartUnique/>
      </w:docPartObj>
    </w:sdtPr>
    <w:sdtEndPr/>
    <w:sdtContent>
      <w:p w14:paraId="208B6E14" w14:textId="7B8D0D3C" w:rsidR="00227FAC" w:rsidRDefault="00227FAC">
        <w:pPr>
          <w:pStyle w:val="af0"/>
          <w:ind w:firstLine="360"/>
          <w:jc w:val="center"/>
        </w:pPr>
        <w:r>
          <w:t>7</w:t>
        </w:r>
      </w:p>
    </w:sdtContent>
  </w:sdt>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4913513"/>
      <w:docPartObj>
        <w:docPartGallery w:val="Page Numbers (Bottom of Page)"/>
        <w:docPartUnique/>
      </w:docPartObj>
    </w:sdtPr>
    <w:sdtEndPr/>
    <w:sdtContent>
      <w:p w14:paraId="391849EE" w14:textId="2D778553" w:rsidR="00227FAC" w:rsidRDefault="00227FAC">
        <w:pPr>
          <w:pStyle w:val="af0"/>
          <w:ind w:firstLine="360"/>
          <w:jc w:val="center"/>
        </w:pPr>
        <w:r>
          <w:fldChar w:fldCharType="begin"/>
        </w:r>
        <w:r>
          <w:instrText>PAGE   \* MERGEFORMAT</w:instrText>
        </w:r>
        <w:r>
          <w:fldChar w:fldCharType="separate"/>
        </w:r>
        <w:r w:rsidR="00A32D58" w:rsidRPr="00A32D58">
          <w:rPr>
            <w:noProof/>
            <w:lang w:val="zh-CN"/>
          </w:rPr>
          <w:t>8</w:t>
        </w:r>
        <w:r>
          <w:fldChar w:fldCharType="end"/>
        </w:r>
      </w:p>
    </w:sdtContent>
  </w:sdt>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2776774"/>
      <w:docPartObj>
        <w:docPartGallery w:val="Page Numbers (Bottom of Page)"/>
        <w:docPartUnique/>
      </w:docPartObj>
    </w:sdtPr>
    <w:sdtEndPr/>
    <w:sdtContent>
      <w:p w14:paraId="4B7AE991" w14:textId="723B5A6C" w:rsidR="00227FAC" w:rsidRDefault="00227FAC">
        <w:pPr>
          <w:pStyle w:val="af0"/>
          <w:ind w:firstLine="360"/>
          <w:jc w:val="center"/>
        </w:pPr>
        <w:r>
          <w:fldChar w:fldCharType="begin"/>
        </w:r>
        <w:r>
          <w:instrText>PAGE   \* MERGEFORMAT</w:instrText>
        </w:r>
        <w:r>
          <w:fldChar w:fldCharType="separate"/>
        </w:r>
        <w:r w:rsidR="00A32D58" w:rsidRPr="00A32D58">
          <w:rPr>
            <w:noProof/>
            <w:lang w:val="zh-CN"/>
          </w:rPr>
          <w:t>33</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9C525" w14:textId="77777777" w:rsidR="00227FAC" w:rsidRDefault="00227FAC">
    <w:pPr>
      <w:pStyle w:val="af0"/>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4EE3" w14:textId="77777777" w:rsidR="00227FAC" w:rsidRDefault="00227FAC">
    <w:pPr>
      <w:pStyle w:val="af0"/>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0722616"/>
      <w:docPartObj>
        <w:docPartGallery w:val="Page Numbers (Bottom of Page)"/>
        <w:docPartUnique/>
      </w:docPartObj>
    </w:sdtPr>
    <w:sdtEndPr/>
    <w:sdtContent>
      <w:p w14:paraId="75047266" w14:textId="3C1C8083" w:rsidR="00227FAC" w:rsidRDefault="00227FAC" w:rsidP="0098345F">
        <w:pPr>
          <w:pStyle w:val="af0"/>
          <w:ind w:firstLine="360"/>
          <w:jc w:val="center"/>
        </w:pPr>
        <w:r>
          <w:fldChar w:fldCharType="begin"/>
        </w:r>
        <w:r>
          <w:instrText>PAGE   \* MERGEFORMAT</w:instrText>
        </w:r>
        <w:r>
          <w:fldChar w:fldCharType="separate"/>
        </w:r>
        <w:r w:rsidR="00A32D58" w:rsidRPr="00A32D58">
          <w:rPr>
            <w:noProof/>
            <w:lang w:val="zh-CN"/>
          </w:rPr>
          <w:t>1</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6593117"/>
      <w:docPartObj>
        <w:docPartGallery w:val="Page Numbers (Bottom of Page)"/>
        <w:docPartUnique/>
      </w:docPartObj>
    </w:sdtPr>
    <w:sdtEndPr/>
    <w:sdtContent>
      <w:p w14:paraId="79AC9035" w14:textId="034EF0AF" w:rsidR="00227FAC" w:rsidRDefault="00227FAC">
        <w:pPr>
          <w:pStyle w:val="af0"/>
          <w:ind w:firstLine="360"/>
          <w:jc w:val="center"/>
        </w:pPr>
        <w:r>
          <w:fldChar w:fldCharType="begin"/>
        </w:r>
        <w:r>
          <w:instrText>PAGE   \* MERGEFORMAT</w:instrText>
        </w:r>
        <w:r>
          <w:fldChar w:fldCharType="separate"/>
        </w:r>
        <w:r w:rsidR="00A32D58" w:rsidRPr="00A32D58">
          <w:rPr>
            <w:noProof/>
            <w:lang w:val="zh-CN"/>
          </w:rPr>
          <w:t>2</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625127"/>
      <w:docPartObj>
        <w:docPartGallery w:val="Page Numbers (Bottom of Page)"/>
        <w:docPartUnique/>
      </w:docPartObj>
    </w:sdtPr>
    <w:sdtEndPr/>
    <w:sdtContent>
      <w:p w14:paraId="2670642A" w14:textId="60767880" w:rsidR="00227FAC" w:rsidRDefault="00227FAC" w:rsidP="004C1F84">
        <w:pPr>
          <w:pStyle w:val="af0"/>
          <w:ind w:firstLine="360"/>
          <w:jc w:val="center"/>
        </w:pPr>
        <w:r>
          <w:rPr>
            <w:rFonts w:hint="eastAsia"/>
          </w:rPr>
          <w:t>3</w:t>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1944084"/>
      <w:docPartObj>
        <w:docPartGallery w:val="Page Numbers (Bottom of Page)"/>
        <w:docPartUnique/>
      </w:docPartObj>
    </w:sdtPr>
    <w:sdtEndPr/>
    <w:sdtContent>
      <w:p w14:paraId="2D499480" w14:textId="4C562F11" w:rsidR="00227FAC" w:rsidRDefault="00227FAC">
        <w:pPr>
          <w:pStyle w:val="af0"/>
          <w:ind w:firstLine="360"/>
          <w:jc w:val="center"/>
        </w:pPr>
        <w:r>
          <w:rPr>
            <w:rFonts w:hint="eastAsia"/>
          </w:rPr>
          <w:t>4</w:t>
        </w:r>
      </w:p>
    </w:sdtContent>
  </w:sdt>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2067605"/>
      <w:docPartObj>
        <w:docPartGallery w:val="Page Numbers (Bottom of Page)"/>
        <w:docPartUnique/>
      </w:docPartObj>
    </w:sdtPr>
    <w:sdtEndPr/>
    <w:sdtContent>
      <w:p w14:paraId="5501F606" w14:textId="1F8B659D" w:rsidR="00227FAC" w:rsidRDefault="00227FAC">
        <w:pPr>
          <w:pStyle w:val="af0"/>
          <w:ind w:firstLine="360"/>
          <w:jc w:val="center"/>
        </w:pPr>
        <w:r>
          <w:t>5</w:t>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4569360"/>
      <w:docPartObj>
        <w:docPartGallery w:val="Page Numbers (Bottom of Page)"/>
        <w:docPartUnique/>
      </w:docPartObj>
    </w:sdtPr>
    <w:sdtEndPr/>
    <w:sdtContent>
      <w:p w14:paraId="569D322C" w14:textId="3C9036EF" w:rsidR="00227FAC" w:rsidRDefault="00227FAC">
        <w:pPr>
          <w:pStyle w:val="af0"/>
          <w:ind w:firstLine="360"/>
          <w:jc w:val="center"/>
        </w:pPr>
        <w:r>
          <w:t>6</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AD4AC8" w14:textId="77777777" w:rsidR="006676AC" w:rsidRDefault="006676AC" w:rsidP="003E41C4">
      <w:r>
        <w:separator/>
      </w:r>
    </w:p>
  </w:footnote>
  <w:footnote w:type="continuationSeparator" w:id="0">
    <w:p w14:paraId="63598688" w14:textId="77777777" w:rsidR="006676AC" w:rsidRDefault="006676AC" w:rsidP="003E41C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A4B02" w14:textId="77777777" w:rsidR="00227FAC" w:rsidRDefault="00227FAC">
    <w:pPr>
      <w:pStyle w:val="ae"/>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52824" w14:textId="77777777" w:rsidR="00227FAC" w:rsidRDefault="00227FAC" w:rsidP="005C391C">
    <w:pPr>
      <w:pStyle w:val="ae"/>
      <w:pBdr>
        <w:bottom w:val="single" w:sz="18" w:space="1" w:color="A6A6A6" w:themeColor="background1" w:themeShade="A6"/>
      </w:pBdr>
      <w:spacing w:line="276" w:lineRule="auto"/>
      <w:ind w:firstLineChars="0" w:firstLine="0"/>
      <w:jc w:val="left"/>
      <w:textAlignment w:val="center"/>
    </w:pPr>
    <w:r w:rsidRPr="009D63D6">
      <w:rPr>
        <w:noProof/>
      </w:rPr>
      <w:drawing>
        <wp:inline distT="0" distB="0" distL="0" distR="0" wp14:anchorId="4051AAAB" wp14:editId="180D47CD">
          <wp:extent cx="627256" cy="238125"/>
          <wp:effectExtent l="0" t="0" r="1905" b="0"/>
          <wp:docPr id="201" name="图片 201" descr="C:\Users\ADMINI~1\AppData\Local\Temp\WeChat Files\231494526129798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23149452612979823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0278" cy="246865"/>
                  </a:xfrm>
                  <a:prstGeom prst="rect">
                    <a:avLst/>
                  </a:prstGeom>
                  <a:noFill/>
                  <a:ln>
                    <a:noFill/>
                  </a:ln>
                </pic:spPr>
              </pic:pic>
            </a:graphicData>
          </a:graphic>
        </wp:inline>
      </w:drawing>
    </w:r>
    <w:r>
      <w:rPr>
        <w:rFonts w:hint="eastAsia"/>
      </w:rPr>
      <w:t xml:space="preserve">                 </w:t>
    </w:r>
    <w:r>
      <w:t xml:space="preserve">                                           </w:t>
    </w:r>
    <w:r w:rsidRPr="00040E33">
      <w:rPr>
        <w:rFonts w:hint="eastAsia"/>
        <w:sz w:val="21"/>
      </w:rPr>
      <w:t>团队</w:t>
    </w:r>
    <w:r w:rsidRPr="00040E33">
      <w:rPr>
        <w:sz w:val="21"/>
      </w:rPr>
      <w:t>和代币</w:t>
    </w:r>
    <w:r w:rsidRPr="00040E33">
      <w:rPr>
        <w:rFonts w:hint="eastAsia"/>
        <w:sz w:val="21"/>
      </w:rPr>
      <w:t>发行</w:t>
    </w:r>
    <w:r w:rsidRPr="00040E33">
      <w:rPr>
        <w:sz w:val="21"/>
      </w:rPr>
      <w:t>计划</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5503F" w14:textId="77777777" w:rsidR="00227FAC" w:rsidRDefault="00227FAC" w:rsidP="00040E33">
    <w:pPr>
      <w:pStyle w:val="ae"/>
      <w:pBdr>
        <w:bottom w:val="single" w:sz="18" w:space="1" w:color="A6A6A6" w:themeColor="background1" w:themeShade="A6"/>
      </w:pBdr>
      <w:spacing w:line="276" w:lineRule="auto"/>
      <w:ind w:firstLineChars="0" w:firstLine="0"/>
      <w:jc w:val="left"/>
      <w:textAlignment w:val="center"/>
    </w:pPr>
    <w:r w:rsidRPr="009D63D6">
      <w:rPr>
        <w:noProof/>
      </w:rPr>
      <w:drawing>
        <wp:inline distT="0" distB="0" distL="0" distR="0" wp14:anchorId="7FA475D9" wp14:editId="6349F480">
          <wp:extent cx="627256" cy="238125"/>
          <wp:effectExtent l="0" t="0" r="1905" b="0"/>
          <wp:docPr id="50" name="图片 50" descr="C:\Users\ADMINI~1\AppData\Local\Temp\WeChat Files\231494526129798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23149452612979823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0278" cy="246865"/>
                  </a:xfrm>
                  <a:prstGeom prst="rect">
                    <a:avLst/>
                  </a:prstGeom>
                  <a:noFill/>
                  <a:ln>
                    <a:noFill/>
                  </a:ln>
                </pic:spPr>
              </pic:pic>
            </a:graphicData>
          </a:graphic>
        </wp:inline>
      </w:drawing>
    </w:r>
    <w:r>
      <w:rPr>
        <w:rFonts w:hint="eastAsia"/>
      </w:rPr>
      <w:t xml:space="preserve">                 </w:t>
    </w:r>
    <w:r>
      <w:t xml:space="preserve">                                                           </w:t>
    </w:r>
    <w:r>
      <w:rPr>
        <w:rFonts w:hint="eastAsia"/>
        <w:sz w:val="21"/>
        <w:szCs w:val="21"/>
      </w:rPr>
      <w:t>目录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714EB" w14:textId="77777777" w:rsidR="00227FAC" w:rsidRDefault="00227FAC">
    <w:pPr>
      <w:pStyle w:val="ae"/>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9E5EC3" w14:textId="48005901" w:rsidR="0083356B" w:rsidRDefault="0083356B" w:rsidP="00040E33">
    <w:pPr>
      <w:pStyle w:val="ae"/>
      <w:pBdr>
        <w:bottom w:val="single" w:sz="18" w:space="1" w:color="A6A6A6" w:themeColor="background1" w:themeShade="A6"/>
      </w:pBdr>
      <w:spacing w:line="276" w:lineRule="auto"/>
      <w:ind w:firstLineChars="0" w:firstLine="0"/>
      <w:jc w:val="left"/>
      <w:textAlignment w:val="center"/>
    </w:pPr>
    <w:r w:rsidRPr="009D63D6">
      <w:rPr>
        <w:noProof/>
      </w:rPr>
      <w:drawing>
        <wp:inline distT="0" distB="0" distL="0" distR="0" wp14:anchorId="68A63408" wp14:editId="4B2704E7">
          <wp:extent cx="627256" cy="238125"/>
          <wp:effectExtent l="0" t="0" r="1905" b="0"/>
          <wp:docPr id="29" name="图片 29" descr="C:\Users\ADMINI~1\AppData\Local\Temp\WeChat Files\231494526129798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23149452612979823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0278" cy="246865"/>
                  </a:xfrm>
                  <a:prstGeom prst="rect">
                    <a:avLst/>
                  </a:prstGeom>
                  <a:noFill/>
                  <a:ln>
                    <a:noFill/>
                  </a:ln>
                </pic:spPr>
              </pic:pic>
            </a:graphicData>
          </a:graphic>
        </wp:inline>
      </w:drawing>
    </w:r>
    <w:r>
      <w:rPr>
        <w:rFonts w:hint="eastAsia"/>
      </w:rPr>
      <w:t xml:space="preserve">                 </w:t>
    </w:r>
    <w:r>
      <w:t xml:space="preserve">                                                           </w:t>
    </w:r>
    <w:del w:id="11" w:author="Windows 用户" w:date="2018-07-19T11:10:00Z">
      <w:r w:rsidDel="0083356B">
        <w:rPr>
          <w:rFonts w:hint="eastAsia"/>
          <w:sz w:val="21"/>
          <w:szCs w:val="21"/>
        </w:rPr>
        <w:delText>目录</w:delText>
      </w:r>
    </w:del>
    <w:ins w:id="12" w:author="Windows 用户" w:date="2018-07-19T11:10:00Z">
      <w:r>
        <w:rPr>
          <w:rFonts w:hint="eastAsia"/>
          <w:sz w:val="21"/>
          <w:szCs w:val="21"/>
        </w:rPr>
        <w:t>前言</w:t>
      </w:r>
    </w:ins>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46533" w14:textId="126A600C" w:rsidR="00227FAC" w:rsidRPr="00040E33" w:rsidRDefault="00227FAC" w:rsidP="00040E33">
    <w:pPr>
      <w:pStyle w:val="ae"/>
      <w:pBdr>
        <w:bottom w:val="single" w:sz="18" w:space="1" w:color="A6A6A6" w:themeColor="background1" w:themeShade="A6"/>
      </w:pBdr>
      <w:spacing w:line="276" w:lineRule="auto"/>
      <w:ind w:firstLineChars="0" w:firstLine="0"/>
      <w:jc w:val="left"/>
      <w:textAlignment w:val="center"/>
    </w:pPr>
    <w:r w:rsidRPr="009D63D6">
      <w:rPr>
        <w:noProof/>
      </w:rPr>
      <w:drawing>
        <wp:inline distT="0" distB="0" distL="0" distR="0" wp14:anchorId="62ED3208" wp14:editId="40A546DB">
          <wp:extent cx="627256" cy="238125"/>
          <wp:effectExtent l="0" t="0" r="1905" b="0"/>
          <wp:docPr id="23" name="图片 23" descr="C:\Users\ADMINI~1\AppData\Local\Temp\WeChat Files\231494526129798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23149452612979823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0278" cy="246865"/>
                  </a:xfrm>
                  <a:prstGeom prst="rect">
                    <a:avLst/>
                  </a:prstGeom>
                  <a:noFill/>
                  <a:ln>
                    <a:noFill/>
                  </a:ln>
                </pic:spPr>
              </pic:pic>
            </a:graphicData>
          </a:graphic>
        </wp:inline>
      </w:drawing>
    </w:r>
    <w:r>
      <w:rPr>
        <w:rFonts w:hint="eastAsia"/>
      </w:rPr>
      <w:t xml:space="preserve">                 </w:t>
    </w:r>
    <w:r>
      <w:t xml:space="preserve">                                                      </w:t>
    </w:r>
    <w:r>
      <w:rPr>
        <w:rFonts w:hint="eastAsia"/>
        <w:sz w:val="21"/>
        <w:szCs w:val="21"/>
      </w:rPr>
      <w:t>QOS内涵</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0696E5" w14:textId="54D2F893" w:rsidR="00227FAC" w:rsidRDefault="00227FAC" w:rsidP="00040E33">
    <w:pPr>
      <w:pStyle w:val="ae"/>
      <w:pBdr>
        <w:bottom w:val="single" w:sz="18" w:space="1" w:color="A6A6A6" w:themeColor="background1" w:themeShade="A6"/>
      </w:pBdr>
      <w:spacing w:line="276" w:lineRule="auto"/>
      <w:ind w:firstLineChars="0" w:firstLine="0"/>
      <w:jc w:val="left"/>
      <w:textAlignment w:val="center"/>
    </w:pPr>
    <w:r w:rsidRPr="009D63D6">
      <w:rPr>
        <w:noProof/>
      </w:rPr>
      <w:drawing>
        <wp:inline distT="0" distB="0" distL="0" distR="0" wp14:anchorId="16D77FAC" wp14:editId="6449B0F7">
          <wp:extent cx="627256" cy="238125"/>
          <wp:effectExtent l="0" t="0" r="1905" b="0"/>
          <wp:docPr id="24" name="图片 24" descr="C:\Users\ADMINI~1\AppData\Local\Temp\WeChat Files\231494526129798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23149452612979823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0278" cy="246865"/>
                  </a:xfrm>
                  <a:prstGeom prst="rect">
                    <a:avLst/>
                  </a:prstGeom>
                  <a:noFill/>
                  <a:ln>
                    <a:noFill/>
                  </a:ln>
                </pic:spPr>
              </pic:pic>
            </a:graphicData>
          </a:graphic>
        </wp:inline>
      </w:drawing>
    </w:r>
    <w:r>
      <w:rPr>
        <w:rFonts w:hint="eastAsia"/>
      </w:rPr>
      <w:t xml:space="preserve">                 </w:t>
    </w:r>
    <w:r>
      <w:t xml:space="preserve">                                                 </w:t>
    </w:r>
    <w:r>
      <w:rPr>
        <w:rFonts w:hint="eastAsia"/>
        <w:sz w:val="21"/>
        <w:szCs w:val="21"/>
      </w:rPr>
      <w:t>Q</w:t>
    </w:r>
    <w:r>
      <w:rPr>
        <w:sz w:val="21"/>
        <w:szCs w:val="21"/>
      </w:rPr>
      <w:t>OS</w:t>
    </w:r>
    <w:r>
      <w:rPr>
        <w:rFonts w:hint="eastAsia"/>
        <w:sz w:val="21"/>
        <w:szCs w:val="21"/>
      </w:rPr>
      <w:t>整体架构</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34B83" w14:textId="37E7DF59" w:rsidR="00227FAC" w:rsidRDefault="00227FAC" w:rsidP="00040E33">
    <w:pPr>
      <w:pStyle w:val="ae"/>
      <w:pBdr>
        <w:bottom w:val="single" w:sz="18" w:space="1" w:color="A6A6A6" w:themeColor="background1" w:themeShade="A6"/>
      </w:pBdr>
      <w:spacing w:line="276" w:lineRule="auto"/>
      <w:ind w:firstLineChars="0" w:firstLine="0"/>
      <w:jc w:val="left"/>
      <w:textAlignment w:val="center"/>
    </w:pPr>
    <w:r w:rsidRPr="009D63D6">
      <w:rPr>
        <w:noProof/>
      </w:rPr>
      <w:drawing>
        <wp:inline distT="0" distB="0" distL="0" distR="0" wp14:anchorId="0B24C346" wp14:editId="1C641060">
          <wp:extent cx="627256" cy="238125"/>
          <wp:effectExtent l="0" t="0" r="1905" b="0"/>
          <wp:docPr id="25" name="图片 25" descr="C:\Users\ADMINI~1\AppData\Local\Temp\WeChat Files\231494526129798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23149452612979823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0278" cy="246865"/>
                  </a:xfrm>
                  <a:prstGeom prst="rect">
                    <a:avLst/>
                  </a:prstGeom>
                  <a:noFill/>
                  <a:ln>
                    <a:noFill/>
                  </a:ln>
                </pic:spPr>
              </pic:pic>
            </a:graphicData>
          </a:graphic>
        </wp:inline>
      </w:drawing>
    </w:r>
    <w:r>
      <w:rPr>
        <w:rFonts w:hint="eastAsia"/>
      </w:rPr>
      <w:t xml:space="preserve">                 </w:t>
    </w:r>
    <w:r>
      <w:t xml:space="preserve">                                             </w:t>
    </w:r>
    <w:r>
      <w:rPr>
        <w:rFonts w:hint="eastAsia"/>
        <w:sz w:val="21"/>
        <w:szCs w:val="21"/>
      </w:rPr>
      <w:t>QOS技术</w:t>
    </w:r>
    <w:r>
      <w:rPr>
        <w:sz w:val="21"/>
        <w:szCs w:val="21"/>
      </w:rPr>
      <w:t>基础设施</w:t>
    </w:r>
    <w: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FD06" w14:textId="4105275C" w:rsidR="00227FAC" w:rsidRPr="00040E33" w:rsidRDefault="00227FAC" w:rsidP="00040E33">
    <w:pPr>
      <w:pStyle w:val="ae"/>
      <w:pBdr>
        <w:bottom w:val="single" w:sz="18" w:space="1" w:color="A6A6A6" w:themeColor="background1" w:themeShade="A6"/>
      </w:pBdr>
      <w:spacing w:line="276" w:lineRule="auto"/>
      <w:ind w:firstLineChars="0" w:firstLine="0"/>
      <w:jc w:val="left"/>
      <w:textAlignment w:val="center"/>
    </w:pPr>
    <w:r w:rsidRPr="009D63D6">
      <w:rPr>
        <w:noProof/>
      </w:rPr>
      <w:drawing>
        <wp:inline distT="0" distB="0" distL="0" distR="0" wp14:anchorId="4D180A4E" wp14:editId="2E504294">
          <wp:extent cx="627256" cy="238125"/>
          <wp:effectExtent l="0" t="0" r="1905" b="0"/>
          <wp:docPr id="26" name="图片 26" descr="C:\Users\ADMINI~1\AppData\Local\Temp\WeChat Files\231494526129798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23149452612979823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0278" cy="246865"/>
                  </a:xfrm>
                  <a:prstGeom prst="rect">
                    <a:avLst/>
                  </a:prstGeom>
                  <a:noFill/>
                  <a:ln>
                    <a:noFill/>
                  </a:ln>
                </pic:spPr>
              </pic:pic>
            </a:graphicData>
          </a:graphic>
        </wp:inline>
      </w:drawing>
    </w:r>
    <w:r>
      <w:rPr>
        <w:rFonts w:hint="eastAsia"/>
      </w:rPr>
      <w:t xml:space="preserve">                 </w:t>
    </w:r>
    <w:r>
      <w:t xml:space="preserve">                                                      </w:t>
    </w:r>
    <w:r>
      <w:rPr>
        <w:rFonts w:hint="eastAsia"/>
        <w:sz w:val="21"/>
        <w:szCs w:val="21"/>
      </w:rPr>
      <w:t>QOS愿景</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CEB67" w14:textId="4E4B3B70" w:rsidR="00227FAC" w:rsidRDefault="00227FAC" w:rsidP="00040E33">
    <w:pPr>
      <w:pStyle w:val="ae"/>
      <w:pBdr>
        <w:bottom w:val="single" w:sz="18" w:space="1" w:color="A6A6A6" w:themeColor="background1" w:themeShade="A6"/>
      </w:pBdr>
      <w:spacing w:line="276" w:lineRule="auto"/>
      <w:ind w:firstLineChars="0" w:firstLine="0"/>
      <w:jc w:val="left"/>
      <w:textAlignment w:val="center"/>
    </w:pPr>
    <w:r w:rsidRPr="009D63D6">
      <w:rPr>
        <w:noProof/>
      </w:rPr>
      <w:drawing>
        <wp:inline distT="0" distB="0" distL="0" distR="0" wp14:anchorId="702F90CD" wp14:editId="6BD30620">
          <wp:extent cx="627256" cy="238125"/>
          <wp:effectExtent l="0" t="0" r="1905" b="0"/>
          <wp:docPr id="31" name="图片 31" descr="C:\Users\ADMINI~1\AppData\Local\Temp\WeChat Files\231494526129798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23149452612979823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0278" cy="246865"/>
                  </a:xfrm>
                  <a:prstGeom prst="rect">
                    <a:avLst/>
                  </a:prstGeom>
                  <a:noFill/>
                  <a:ln>
                    <a:noFill/>
                  </a:ln>
                </pic:spPr>
              </pic:pic>
            </a:graphicData>
          </a:graphic>
        </wp:inline>
      </w:drawing>
    </w:r>
    <w:r>
      <w:rPr>
        <w:rFonts w:hint="eastAsia"/>
      </w:rPr>
      <w:t xml:space="preserve">                 </w:t>
    </w:r>
    <w:r>
      <w:t xml:space="preserve">                                           </w:t>
    </w:r>
    <w:r w:rsidRPr="00040E33">
      <w:rPr>
        <w:rFonts w:hint="eastAsia"/>
        <w:sz w:val="21"/>
      </w:rPr>
      <w:t>团队</w:t>
    </w:r>
    <w:r w:rsidRPr="00040E33">
      <w:rPr>
        <w:sz w:val="21"/>
      </w:rPr>
      <w:t>和代币</w:t>
    </w:r>
    <w:r w:rsidRPr="00040E33">
      <w:rPr>
        <w:rFonts w:hint="eastAsia"/>
        <w:sz w:val="21"/>
      </w:rPr>
      <w:t>发行</w:t>
    </w:r>
    <w:r w:rsidRPr="00040E33">
      <w:rPr>
        <w:sz w:val="21"/>
      </w:rPr>
      <w:t>计划</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AF25C3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A8350A"/>
    <w:multiLevelType w:val="hybridMultilevel"/>
    <w:tmpl w:val="BD62E064"/>
    <w:lvl w:ilvl="0" w:tplc="26A4C742">
      <w:start w:val="2"/>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11709A"/>
    <w:multiLevelType w:val="multilevel"/>
    <w:tmpl w:val="0409001D"/>
    <w:lvl w:ilvl="0">
      <w:start w:val="1"/>
      <w:numFmt w:val="decimal"/>
      <w:lvlText w:val="%1"/>
      <w:lvlJc w:val="left"/>
      <w:pPr>
        <w:ind w:left="425" w:hanging="425"/>
      </w:pPr>
      <w:rPr>
        <w:color w:val="00B0F0"/>
        <w:sz w:val="32"/>
        <w:szCs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1CD0829"/>
    <w:multiLevelType w:val="multilevel"/>
    <w:tmpl w:val="FBD6EC72"/>
    <w:lvl w:ilvl="0">
      <w:start w:val="2"/>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460" w:hanging="2160"/>
      </w:pPr>
      <w:rPr>
        <w:rFonts w:hint="default"/>
      </w:rPr>
    </w:lvl>
  </w:abstractNum>
  <w:abstractNum w:abstractNumId="4" w15:restartNumberingAfterBreak="0">
    <w:nsid w:val="16196DAD"/>
    <w:multiLevelType w:val="hybridMultilevel"/>
    <w:tmpl w:val="46967CEC"/>
    <w:lvl w:ilvl="0" w:tplc="F82EC886">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A3490A"/>
    <w:multiLevelType w:val="hybridMultilevel"/>
    <w:tmpl w:val="DB76D774"/>
    <w:lvl w:ilvl="0" w:tplc="8B3ACD0C">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15:restartNumberingAfterBreak="0">
    <w:nsid w:val="25EA455A"/>
    <w:multiLevelType w:val="hybridMultilevel"/>
    <w:tmpl w:val="993862F6"/>
    <w:lvl w:ilvl="0" w:tplc="C21E9D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8E460D"/>
    <w:multiLevelType w:val="hybridMultilevel"/>
    <w:tmpl w:val="9ABEDA02"/>
    <w:lvl w:ilvl="0" w:tplc="9906E3E0">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2577118"/>
    <w:multiLevelType w:val="multilevel"/>
    <w:tmpl w:val="C792DB8C"/>
    <w:lvl w:ilvl="0">
      <w:start w:val="3"/>
      <w:numFmt w:val="decimal"/>
      <w:lvlText w:val="%1"/>
      <w:lvlJc w:val="left"/>
      <w:pPr>
        <w:ind w:left="525" w:hanging="525"/>
      </w:pPr>
      <w:rPr>
        <w:rFonts w:hint="default"/>
      </w:rPr>
    </w:lvl>
    <w:lvl w:ilvl="1">
      <w:start w:val="1"/>
      <w:numFmt w:val="decimal"/>
      <w:lvlText w:val="%1.%2"/>
      <w:lvlJc w:val="left"/>
      <w:pPr>
        <w:ind w:left="902" w:hanging="720"/>
      </w:pPr>
      <w:rPr>
        <w:rFonts w:hint="default"/>
      </w:rPr>
    </w:lvl>
    <w:lvl w:ilvl="2">
      <w:start w:val="2"/>
      <w:numFmt w:val="decimal"/>
      <w:lvlText w:val="%1.%2.%3"/>
      <w:lvlJc w:val="left"/>
      <w:pPr>
        <w:ind w:left="1084" w:hanging="720"/>
      </w:pPr>
      <w:rPr>
        <w:rFonts w:hint="default"/>
      </w:rPr>
    </w:lvl>
    <w:lvl w:ilvl="3">
      <w:start w:val="1"/>
      <w:numFmt w:val="decimal"/>
      <w:lvlText w:val="%1.%2.%3.%4"/>
      <w:lvlJc w:val="left"/>
      <w:pPr>
        <w:ind w:left="1626" w:hanging="1080"/>
      </w:pPr>
      <w:rPr>
        <w:rFonts w:hint="default"/>
      </w:rPr>
    </w:lvl>
    <w:lvl w:ilvl="4">
      <w:start w:val="1"/>
      <w:numFmt w:val="decimal"/>
      <w:lvlText w:val="%1.%2.%3.%4.%5"/>
      <w:lvlJc w:val="left"/>
      <w:pPr>
        <w:ind w:left="1808" w:hanging="1080"/>
      </w:pPr>
      <w:rPr>
        <w:rFonts w:hint="default"/>
      </w:rPr>
    </w:lvl>
    <w:lvl w:ilvl="5">
      <w:start w:val="1"/>
      <w:numFmt w:val="decimal"/>
      <w:lvlText w:val="%1.%2.%3.%4.%5.%6"/>
      <w:lvlJc w:val="left"/>
      <w:pPr>
        <w:ind w:left="2350" w:hanging="1440"/>
      </w:pPr>
      <w:rPr>
        <w:rFonts w:hint="default"/>
      </w:rPr>
    </w:lvl>
    <w:lvl w:ilvl="6">
      <w:start w:val="1"/>
      <w:numFmt w:val="decimal"/>
      <w:lvlText w:val="%1.%2.%3.%4.%5.%6.%7"/>
      <w:lvlJc w:val="left"/>
      <w:pPr>
        <w:ind w:left="2532" w:hanging="1440"/>
      </w:pPr>
      <w:rPr>
        <w:rFonts w:hint="default"/>
      </w:rPr>
    </w:lvl>
    <w:lvl w:ilvl="7">
      <w:start w:val="1"/>
      <w:numFmt w:val="decimal"/>
      <w:lvlText w:val="%1.%2.%3.%4.%5.%6.%7.%8"/>
      <w:lvlJc w:val="left"/>
      <w:pPr>
        <w:ind w:left="3074" w:hanging="1800"/>
      </w:pPr>
      <w:rPr>
        <w:rFonts w:hint="default"/>
      </w:rPr>
    </w:lvl>
    <w:lvl w:ilvl="8">
      <w:start w:val="1"/>
      <w:numFmt w:val="decimal"/>
      <w:lvlText w:val="%1.%2.%3.%4.%5.%6.%7.%8.%9"/>
      <w:lvlJc w:val="left"/>
      <w:pPr>
        <w:ind w:left="3616" w:hanging="2160"/>
      </w:pPr>
      <w:rPr>
        <w:rFonts w:hint="default"/>
      </w:rPr>
    </w:lvl>
  </w:abstractNum>
  <w:abstractNum w:abstractNumId="9" w15:restartNumberingAfterBreak="0">
    <w:nsid w:val="32EA78EE"/>
    <w:multiLevelType w:val="multilevel"/>
    <w:tmpl w:val="1D8C0608"/>
    <w:lvl w:ilvl="0">
      <w:start w:val="1"/>
      <w:numFmt w:val="decimal"/>
      <w:lvlText w:val="%1"/>
      <w:lvlJc w:val="left"/>
      <w:pPr>
        <w:ind w:left="78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60"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8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5940" w:hanging="2160"/>
      </w:pPr>
      <w:rPr>
        <w:rFonts w:hint="default"/>
      </w:rPr>
    </w:lvl>
  </w:abstractNum>
  <w:abstractNum w:abstractNumId="10" w15:restartNumberingAfterBreak="0">
    <w:nsid w:val="368A159C"/>
    <w:multiLevelType w:val="hybridMultilevel"/>
    <w:tmpl w:val="8DD47F80"/>
    <w:lvl w:ilvl="0" w:tplc="BCA476A8">
      <w:start w:val="3"/>
      <w:numFmt w:val="decimal"/>
      <w:lvlText w:val="%1"/>
      <w:lvlJc w:val="left"/>
      <w:pPr>
        <w:ind w:left="360" w:hanging="360"/>
      </w:pPr>
      <w:rPr>
        <w:rFonts w:cs="宋体" w:hint="default"/>
        <w:sz w:val="5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A935DE"/>
    <w:multiLevelType w:val="hybridMultilevel"/>
    <w:tmpl w:val="AE323296"/>
    <w:lvl w:ilvl="0" w:tplc="0E147C80">
      <w:start w:val="2"/>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2" w15:restartNumberingAfterBreak="0">
    <w:nsid w:val="3E643B74"/>
    <w:multiLevelType w:val="hybridMultilevel"/>
    <w:tmpl w:val="46AE086C"/>
    <w:lvl w:ilvl="0" w:tplc="A9408CF6">
      <w:start w:val="1"/>
      <w:numFmt w:val="decimal"/>
      <w:lvlText w:val="%1、"/>
      <w:lvlJc w:val="left"/>
      <w:pPr>
        <w:ind w:left="1286" w:hanging="720"/>
      </w:pPr>
      <w:rPr>
        <w:rFonts w:hint="default"/>
      </w:r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13" w15:restartNumberingAfterBreak="0">
    <w:nsid w:val="406F2510"/>
    <w:multiLevelType w:val="hybridMultilevel"/>
    <w:tmpl w:val="8BE073D8"/>
    <w:lvl w:ilvl="0" w:tplc="B296D3E4">
      <w:start w:val="1"/>
      <w:numFmt w:val="decimal"/>
      <w:lvlText w:val="%1"/>
      <w:lvlJc w:val="left"/>
      <w:pPr>
        <w:ind w:left="1211" w:hanging="36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15:restartNumberingAfterBreak="0">
    <w:nsid w:val="40B802EA"/>
    <w:multiLevelType w:val="hybridMultilevel"/>
    <w:tmpl w:val="31CA9546"/>
    <w:lvl w:ilvl="0" w:tplc="2DF2262E">
      <w:start w:val="1"/>
      <w:numFmt w:val="decimal"/>
      <w:lvlText w:val="%1"/>
      <w:lvlJc w:val="left"/>
      <w:pPr>
        <w:ind w:left="720" w:hanging="720"/>
      </w:pPr>
      <w:rPr>
        <w:rFonts w:hint="default"/>
        <w:sz w:val="52"/>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F13016"/>
    <w:multiLevelType w:val="hybridMultilevel"/>
    <w:tmpl w:val="6AF83638"/>
    <w:lvl w:ilvl="0" w:tplc="C256D84C">
      <w:start w:val="3"/>
      <w:numFmt w:val="decimal"/>
      <w:lvlText w:val="%1"/>
      <w:lvlJc w:val="left"/>
      <w:pPr>
        <w:ind w:left="360" w:hanging="360"/>
      </w:pPr>
      <w:rPr>
        <w:rFonts w:cs="宋体" w:hint="default"/>
        <w:sz w:val="5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3C7CA7"/>
    <w:multiLevelType w:val="hybridMultilevel"/>
    <w:tmpl w:val="C178BF9C"/>
    <w:lvl w:ilvl="0" w:tplc="11786FA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4ED6E70"/>
    <w:multiLevelType w:val="multilevel"/>
    <w:tmpl w:val="1D8C0608"/>
    <w:lvl w:ilvl="0">
      <w:start w:val="1"/>
      <w:numFmt w:val="decimal"/>
      <w:lvlText w:val="%1"/>
      <w:lvlJc w:val="left"/>
      <w:pPr>
        <w:ind w:left="78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60"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8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5940" w:hanging="2160"/>
      </w:pPr>
      <w:rPr>
        <w:rFonts w:hint="default"/>
      </w:rPr>
    </w:lvl>
  </w:abstractNum>
  <w:abstractNum w:abstractNumId="18" w15:restartNumberingAfterBreak="0">
    <w:nsid w:val="45533FC6"/>
    <w:multiLevelType w:val="hybridMultilevel"/>
    <w:tmpl w:val="8320D4F8"/>
    <w:lvl w:ilvl="0" w:tplc="97B6C052">
      <w:start w:val="1"/>
      <w:numFmt w:val="decimal"/>
      <w:lvlText w:val="（%1）"/>
      <w:lvlJc w:val="left"/>
      <w:pPr>
        <w:ind w:left="1286" w:hanging="72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9" w15:restartNumberingAfterBreak="0">
    <w:nsid w:val="46DA5895"/>
    <w:multiLevelType w:val="multilevel"/>
    <w:tmpl w:val="ECE849D0"/>
    <w:lvl w:ilvl="0">
      <w:start w:val="1"/>
      <w:numFmt w:val="decimal"/>
      <w:lvlText w:val="%1"/>
      <w:lvlJc w:val="left"/>
      <w:pPr>
        <w:ind w:left="425" w:hanging="425"/>
      </w:pPr>
    </w:lvl>
    <w:lvl w:ilvl="1">
      <w:start w:val="1"/>
      <w:numFmt w:val="decimal"/>
      <w:lvlText w:val="%1.%2"/>
      <w:lvlJc w:val="left"/>
      <w:pPr>
        <w:ind w:left="992" w:hanging="567"/>
      </w:pPr>
      <w:rPr>
        <w:rFonts w:ascii="微软雅黑" w:eastAsia="微软雅黑" w:hAnsi="微软雅黑"/>
        <w:color w:val="00B0F0"/>
        <w:sz w:val="32"/>
        <w:szCs w:val="32"/>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6746496"/>
    <w:multiLevelType w:val="hybridMultilevel"/>
    <w:tmpl w:val="CE4A6516"/>
    <w:lvl w:ilvl="0" w:tplc="1D046A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B6E5AA7"/>
    <w:multiLevelType w:val="hybridMultilevel"/>
    <w:tmpl w:val="E6341B4C"/>
    <w:lvl w:ilvl="0" w:tplc="A704C1E4">
      <w:start w:val="1"/>
      <w:numFmt w:val="decimal"/>
      <w:lvlText w:val="%1"/>
      <w:lvlJc w:val="left"/>
      <w:pPr>
        <w:ind w:left="615" w:hanging="615"/>
      </w:pPr>
      <w:rPr>
        <w:rFonts w:cs="宋体" w:hint="default"/>
        <w:sz w:val="5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ED0242E"/>
    <w:multiLevelType w:val="hybridMultilevel"/>
    <w:tmpl w:val="AAF6196E"/>
    <w:lvl w:ilvl="0" w:tplc="04090001">
      <w:start w:val="1"/>
      <w:numFmt w:val="bullet"/>
      <w:lvlText w:val=""/>
      <w:lvlJc w:val="left"/>
      <w:pPr>
        <w:ind w:left="113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23" w15:restartNumberingAfterBreak="0">
    <w:nsid w:val="64960BF4"/>
    <w:multiLevelType w:val="multilevel"/>
    <w:tmpl w:val="A9A811B2"/>
    <w:lvl w:ilvl="0">
      <w:start w:val="1"/>
      <w:numFmt w:val="decimal"/>
      <w:lvlText w:val="%1"/>
      <w:lvlJc w:val="left"/>
      <w:pPr>
        <w:ind w:left="425" w:hanging="425"/>
      </w:pPr>
      <w:rPr>
        <w:rFonts w:ascii="微软雅黑" w:eastAsia="微软雅黑" w:hAnsi="微软雅黑"/>
        <w:color w:val="00B0F0"/>
        <w:sz w:val="32"/>
        <w:szCs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3183212"/>
    <w:multiLevelType w:val="hybridMultilevel"/>
    <w:tmpl w:val="00447B0A"/>
    <w:lvl w:ilvl="0" w:tplc="47E47196">
      <w:start w:val="1"/>
      <w:numFmt w:val="decimal"/>
      <w:lvlText w:val="%1"/>
      <w:lvlJc w:val="left"/>
      <w:pPr>
        <w:ind w:left="735" w:hanging="735"/>
      </w:pPr>
      <w:rPr>
        <w:rFonts w:hint="default"/>
        <w:sz w:val="5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9E04A68"/>
    <w:multiLevelType w:val="hybridMultilevel"/>
    <w:tmpl w:val="0F98A85E"/>
    <w:lvl w:ilvl="0" w:tplc="197E6FD8">
      <w:start w:val="3"/>
      <w:numFmt w:val="decimal"/>
      <w:lvlText w:val="%1"/>
      <w:lvlJc w:val="left"/>
      <w:pPr>
        <w:ind w:left="1080" w:hanging="360"/>
      </w:pPr>
      <w:rPr>
        <w:rFonts w:cs="宋体" w:hint="default"/>
        <w:sz w:val="52"/>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23"/>
  </w:num>
  <w:num w:numId="2">
    <w:abstractNumId w:val="2"/>
  </w:num>
  <w:num w:numId="3">
    <w:abstractNumId w:val="19"/>
  </w:num>
  <w:num w:numId="4">
    <w:abstractNumId w:val="16"/>
  </w:num>
  <w:num w:numId="5">
    <w:abstractNumId w:val="4"/>
  </w:num>
  <w:num w:numId="6">
    <w:abstractNumId w:val="20"/>
  </w:num>
  <w:num w:numId="7">
    <w:abstractNumId w:val="17"/>
  </w:num>
  <w:num w:numId="8">
    <w:abstractNumId w:val="22"/>
  </w:num>
  <w:num w:numId="9">
    <w:abstractNumId w:val="11"/>
  </w:num>
  <w:num w:numId="10">
    <w:abstractNumId w:val="13"/>
  </w:num>
  <w:num w:numId="11">
    <w:abstractNumId w:val="3"/>
  </w:num>
  <w:num w:numId="12">
    <w:abstractNumId w:val="1"/>
  </w:num>
  <w:num w:numId="13">
    <w:abstractNumId w:val="9"/>
  </w:num>
  <w:num w:numId="14">
    <w:abstractNumId w:val="5"/>
  </w:num>
  <w:num w:numId="15">
    <w:abstractNumId w:val="6"/>
  </w:num>
  <w:num w:numId="16">
    <w:abstractNumId w:val="18"/>
  </w:num>
  <w:num w:numId="17">
    <w:abstractNumId w:val="7"/>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4"/>
  </w:num>
  <w:num w:numId="23">
    <w:abstractNumId w:val="0"/>
  </w:num>
  <w:num w:numId="24">
    <w:abstractNumId w:val="12"/>
  </w:num>
  <w:num w:numId="25">
    <w:abstractNumId w:val="14"/>
  </w:num>
  <w:num w:numId="26">
    <w:abstractNumId w:val="15"/>
  </w:num>
  <w:num w:numId="27">
    <w:abstractNumId w:val="25"/>
  </w:num>
  <w:num w:numId="28">
    <w:abstractNumId w:val="10"/>
  </w:num>
  <w:num w:numId="29">
    <w:abstractNumId w:val="2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用户">
    <w15:presenceInfo w15:providerId="None" w15:userId="Windows 用户"/>
  </w15:person>
  <w15:person w15:author="周海京">
    <w15:presenceInfo w15:providerId="AD" w15:userId="S-1-5-21-2692878865-1429901755-1651103301-30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131078" w:nlCheck="1" w:checkStyle="0"/>
  <w:activeWritingStyle w:appName="MSWord" w:lang="zh-CN" w:vendorID="64" w:dllVersion="131077" w:nlCheck="1" w:checkStyle="1"/>
  <w:revisionView w:markup="0"/>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140"/>
    <w:rsid w:val="000036AC"/>
    <w:rsid w:val="000140BD"/>
    <w:rsid w:val="00014FC2"/>
    <w:rsid w:val="000162DC"/>
    <w:rsid w:val="00025954"/>
    <w:rsid w:val="0003262D"/>
    <w:rsid w:val="000327B5"/>
    <w:rsid w:val="00034748"/>
    <w:rsid w:val="00036053"/>
    <w:rsid w:val="000367CF"/>
    <w:rsid w:val="00040762"/>
    <w:rsid w:val="00040E33"/>
    <w:rsid w:val="00043A10"/>
    <w:rsid w:val="000473CC"/>
    <w:rsid w:val="00050766"/>
    <w:rsid w:val="000535E3"/>
    <w:rsid w:val="00062A0D"/>
    <w:rsid w:val="00074C79"/>
    <w:rsid w:val="00085F89"/>
    <w:rsid w:val="00093A83"/>
    <w:rsid w:val="000A2A25"/>
    <w:rsid w:val="000A406A"/>
    <w:rsid w:val="000B18C9"/>
    <w:rsid w:val="000C0A23"/>
    <w:rsid w:val="000C4021"/>
    <w:rsid w:val="000C5958"/>
    <w:rsid w:val="000C5DA0"/>
    <w:rsid w:val="000C7C50"/>
    <w:rsid w:val="000D1B10"/>
    <w:rsid w:val="000E0C76"/>
    <w:rsid w:val="000E6592"/>
    <w:rsid w:val="000F009B"/>
    <w:rsid w:val="00100EA6"/>
    <w:rsid w:val="00105C3B"/>
    <w:rsid w:val="001066F7"/>
    <w:rsid w:val="001172AE"/>
    <w:rsid w:val="00120C22"/>
    <w:rsid w:val="0012291C"/>
    <w:rsid w:val="00124CFE"/>
    <w:rsid w:val="00124D3A"/>
    <w:rsid w:val="00127D36"/>
    <w:rsid w:val="00131D3F"/>
    <w:rsid w:val="0013283C"/>
    <w:rsid w:val="001338DD"/>
    <w:rsid w:val="00133AA8"/>
    <w:rsid w:val="00141D42"/>
    <w:rsid w:val="0014353E"/>
    <w:rsid w:val="00143EA9"/>
    <w:rsid w:val="001452C7"/>
    <w:rsid w:val="001530B7"/>
    <w:rsid w:val="00153BAD"/>
    <w:rsid w:val="00154F48"/>
    <w:rsid w:val="001559A6"/>
    <w:rsid w:val="001702A7"/>
    <w:rsid w:val="00170504"/>
    <w:rsid w:val="001725DD"/>
    <w:rsid w:val="00185653"/>
    <w:rsid w:val="001907A3"/>
    <w:rsid w:val="00194305"/>
    <w:rsid w:val="0019473C"/>
    <w:rsid w:val="00194FCA"/>
    <w:rsid w:val="001A0BFA"/>
    <w:rsid w:val="001A1E28"/>
    <w:rsid w:val="001A247C"/>
    <w:rsid w:val="001A4288"/>
    <w:rsid w:val="001B1F63"/>
    <w:rsid w:val="001B313D"/>
    <w:rsid w:val="001B790B"/>
    <w:rsid w:val="001C07DD"/>
    <w:rsid w:val="001C2E14"/>
    <w:rsid w:val="001C3704"/>
    <w:rsid w:val="001C4CBA"/>
    <w:rsid w:val="001C5ED2"/>
    <w:rsid w:val="001D05D9"/>
    <w:rsid w:val="001D0C22"/>
    <w:rsid w:val="001D2672"/>
    <w:rsid w:val="001D27A6"/>
    <w:rsid w:val="001D386E"/>
    <w:rsid w:val="001D5712"/>
    <w:rsid w:val="001D68EB"/>
    <w:rsid w:val="001D6EB9"/>
    <w:rsid w:val="001E5930"/>
    <w:rsid w:val="001E5CC3"/>
    <w:rsid w:val="001E6A26"/>
    <w:rsid w:val="001E7C24"/>
    <w:rsid w:val="001F171A"/>
    <w:rsid w:val="00204E84"/>
    <w:rsid w:val="002057B2"/>
    <w:rsid w:val="00206B4A"/>
    <w:rsid w:val="002072A7"/>
    <w:rsid w:val="00211315"/>
    <w:rsid w:val="00214139"/>
    <w:rsid w:val="0021668A"/>
    <w:rsid w:val="00223247"/>
    <w:rsid w:val="00224951"/>
    <w:rsid w:val="00224C03"/>
    <w:rsid w:val="0022780B"/>
    <w:rsid w:val="00227FAC"/>
    <w:rsid w:val="00232653"/>
    <w:rsid w:val="002329F7"/>
    <w:rsid w:val="00235F83"/>
    <w:rsid w:val="00236E9E"/>
    <w:rsid w:val="002432F6"/>
    <w:rsid w:val="002439D7"/>
    <w:rsid w:val="002466A7"/>
    <w:rsid w:val="00247F98"/>
    <w:rsid w:val="00250608"/>
    <w:rsid w:val="0025495B"/>
    <w:rsid w:val="00256A35"/>
    <w:rsid w:val="0026014A"/>
    <w:rsid w:val="00261364"/>
    <w:rsid w:val="00262091"/>
    <w:rsid w:val="00262A73"/>
    <w:rsid w:val="00265FDD"/>
    <w:rsid w:val="00272AF3"/>
    <w:rsid w:val="00274D81"/>
    <w:rsid w:val="00276BAD"/>
    <w:rsid w:val="0027744D"/>
    <w:rsid w:val="00277985"/>
    <w:rsid w:val="00277BB7"/>
    <w:rsid w:val="00277CC0"/>
    <w:rsid w:val="00280906"/>
    <w:rsid w:val="002933ED"/>
    <w:rsid w:val="002974E8"/>
    <w:rsid w:val="002A75AE"/>
    <w:rsid w:val="002A79E6"/>
    <w:rsid w:val="002B1236"/>
    <w:rsid w:val="002B2B5A"/>
    <w:rsid w:val="002B5CD3"/>
    <w:rsid w:val="002B607F"/>
    <w:rsid w:val="002B7DB0"/>
    <w:rsid w:val="002D6F5C"/>
    <w:rsid w:val="002D7501"/>
    <w:rsid w:val="002E0C1B"/>
    <w:rsid w:val="002F1B60"/>
    <w:rsid w:val="002F3848"/>
    <w:rsid w:val="00302391"/>
    <w:rsid w:val="003025E6"/>
    <w:rsid w:val="003039DB"/>
    <w:rsid w:val="00306C97"/>
    <w:rsid w:val="00312781"/>
    <w:rsid w:val="00312782"/>
    <w:rsid w:val="003211EB"/>
    <w:rsid w:val="00321268"/>
    <w:rsid w:val="00321637"/>
    <w:rsid w:val="00324817"/>
    <w:rsid w:val="00327450"/>
    <w:rsid w:val="00327632"/>
    <w:rsid w:val="003324FB"/>
    <w:rsid w:val="00332C61"/>
    <w:rsid w:val="00335CCC"/>
    <w:rsid w:val="00337292"/>
    <w:rsid w:val="00337FA0"/>
    <w:rsid w:val="00341F21"/>
    <w:rsid w:val="003470AB"/>
    <w:rsid w:val="003476DB"/>
    <w:rsid w:val="00351D41"/>
    <w:rsid w:val="003543E4"/>
    <w:rsid w:val="0035550E"/>
    <w:rsid w:val="00361544"/>
    <w:rsid w:val="00361DBB"/>
    <w:rsid w:val="003665F9"/>
    <w:rsid w:val="0036694F"/>
    <w:rsid w:val="00370A37"/>
    <w:rsid w:val="00373EAF"/>
    <w:rsid w:val="00376348"/>
    <w:rsid w:val="00377CA6"/>
    <w:rsid w:val="00377F63"/>
    <w:rsid w:val="003813D3"/>
    <w:rsid w:val="00383B17"/>
    <w:rsid w:val="0038563F"/>
    <w:rsid w:val="0039301F"/>
    <w:rsid w:val="00393099"/>
    <w:rsid w:val="00397BD3"/>
    <w:rsid w:val="003A1635"/>
    <w:rsid w:val="003A2B93"/>
    <w:rsid w:val="003A2E05"/>
    <w:rsid w:val="003A3D2C"/>
    <w:rsid w:val="003A7415"/>
    <w:rsid w:val="003A77CF"/>
    <w:rsid w:val="003B376B"/>
    <w:rsid w:val="003B628F"/>
    <w:rsid w:val="003D0292"/>
    <w:rsid w:val="003D1A1C"/>
    <w:rsid w:val="003D1E5B"/>
    <w:rsid w:val="003D5097"/>
    <w:rsid w:val="003E07CB"/>
    <w:rsid w:val="003E2E2A"/>
    <w:rsid w:val="003E41C4"/>
    <w:rsid w:val="003E5680"/>
    <w:rsid w:val="003F03F1"/>
    <w:rsid w:val="003F6FFD"/>
    <w:rsid w:val="00401ED5"/>
    <w:rsid w:val="00402BD0"/>
    <w:rsid w:val="004063C1"/>
    <w:rsid w:val="0040694B"/>
    <w:rsid w:val="00411210"/>
    <w:rsid w:val="00413A79"/>
    <w:rsid w:val="004173DC"/>
    <w:rsid w:val="00422011"/>
    <w:rsid w:val="00425C18"/>
    <w:rsid w:val="004344AC"/>
    <w:rsid w:val="0044218B"/>
    <w:rsid w:val="0044281A"/>
    <w:rsid w:val="00450BB2"/>
    <w:rsid w:val="004639A8"/>
    <w:rsid w:val="00466315"/>
    <w:rsid w:val="00471CAB"/>
    <w:rsid w:val="00474112"/>
    <w:rsid w:val="0047587B"/>
    <w:rsid w:val="00480197"/>
    <w:rsid w:val="004807F2"/>
    <w:rsid w:val="00485209"/>
    <w:rsid w:val="004A29A7"/>
    <w:rsid w:val="004A2EB1"/>
    <w:rsid w:val="004A5C9E"/>
    <w:rsid w:val="004B2495"/>
    <w:rsid w:val="004B46DB"/>
    <w:rsid w:val="004B5396"/>
    <w:rsid w:val="004B5D44"/>
    <w:rsid w:val="004C1F84"/>
    <w:rsid w:val="004C504D"/>
    <w:rsid w:val="004D0B1C"/>
    <w:rsid w:val="004D3E4B"/>
    <w:rsid w:val="004D4D3A"/>
    <w:rsid w:val="004E19DC"/>
    <w:rsid w:val="004E1DB3"/>
    <w:rsid w:val="004E2036"/>
    <w:rsid w:val="004E5976"/>
    <w:rsid w:val="004E6363"/>
    <w:rsid w:val="004E7A8D"/>
    <w:rsid w:val="004F00D3"/>
    <w:rsid w:val="004F0814"/>
    <w:rsid w:val="004F0873"/>
    <w:rsid w:val="004F19EB"/>
    <w:rsid w:val="004F2D44"/>
    <w:rsid w:val="00500EED"/>
    <w:rsid w:val="0050750D"/>
    <w:rsid w:val="00511F44"/>
    <w:rsid w:val="005134C2"/>
    <w:rsid w:val="00521738"/>
    <w:rsid w:val="005225C5"/>
    <w:rsid w:val="005238B4"/>
    <w:rsid w:val="00524AB7"/>
    <w:rsid w:val="00524BE6"/>
    <w:rsid w:val="005348DB"/>
    <w:rsid w:val="00535D0C"/>
    <w:rsid w:val="00535E2A"/>
    <w:rsid w:val="00543278"/>
    <w:rsid w:val="0054349A"/>
    <w:rsid w:val="005516B0"/>
    <w:rsid w:val="0055448E"/>
    <w:rsid w:val="00567610"/>
    <w:rsid w:val="00576289"/>
    <w:rsid w:val="005767F0"/>
    <w:rsid w:val="00576A6A"/>
    <w:rsid w:val="00582DD4"/>
    <w:rsid w:val="00584CFC"/>
    <w:rsid w:val="00592903"/>
    <w:rsid w:val="00592D34"/>
    <w:rsid w:val="005A57B2"/>
    <w:rsid w:val="005C34CF"/>
    <w:rsid w:val="005C391C"/>
    <w:rsid w:val="005C79C9"/>
    <w:rsid w:val="005C7DCF"/>
    <w:rsid w:val="005E5448"/>
    <w:rsid w:val="005F08A1"/>
    <w:rsid w:val="005F1A1B"/>
    <w:rsid w:val="005F3F85"/>
    <w:rsid w:val="005F46FB"/>
    <w:rsid w:val="005F58AA"/>
    <w:rsid w:val="005F600E"/>
    <w:rsid w:val="005F76CE"/>
    <w:rsid w:val="00601AD4"/>
    <w:rsid w:val="00603331"/>
    <w:rsid w:val="00605056"/>
    <w:rsid w:val="00606C35"/>
    <w:rsid w:val="00607887"/>
    <w:rsid w:val="006112E0"/>
    <w:rsid w:val="00611D3C"/>
    <w:rsid w:val="0061389D"/>
    <w:rsid w:val="00614889"/>
    <w:rsid w:val="00614ACE"/>
    <w:rsid w:val="00614F51"/>
    <w:rsid w:val="0061521B"/>
    <w:rsid w:val="006152F1"/>
    <w:rsid w:val="0062037F"/>
    <w:rsid w:val="0062313A"/>
    <w:rsid w:val="0062443B"/>
    <w:rsid w:val="00626813"/>
    <w:rsid w:val="00633662"/>
    <w:rsid w:val="006425A0"/>
    <w:rsid w:val="00642819"/>
    <w:rsid w:val="00645A3C"/>
    <w:rsid w:val="00650E8B"/>
    <w:rsid w:val="006528F3"/>
    <w:rsid w:val="00660485"/>
    <w:rsid w:val="006676AC"/>
    <w:rsid w:val="0067110E"/>
    <w:rsid w:val="00683759"/>
    <w:rsid w:val="0068513B"/>
    <w:rsid w:val="00685849"/>
    <w:rsid w:val="00686059"/>
    <w:rsid w:val="00686983"/>
    <w:rsid w:val="00687C4B"/>
    <w:rsid w:val="006939B4"/>
    <w:rsid w:val="006A0A49"/>
    <w:rsid w:val="006A24D3"/>
    <w:rsid w:val="006A4724"/>
    <w:rsid w:val="006A6E78"/>
    <w:rsid w:val="006C0AD4"/>
    <w:rsid w:val="006C5411"/>
    <w:rsid w:val="006C6B49"/>
    <w:rsid w:val="006D2504"/>
    <w:rsid w:val="006D4B70"/>
    <w:rsid w:val="006E0124"/>
    <w:rsid w:val="006E5555"/>
    <w:rsid w:val="006F3F7E"/>
    <w:rsid w:val="006F5DA9"/>
    <w:rsid w:val="006F5E26"/>
    <w:rsid w:val="006F63D5"/>
    <w:rsid w:val="006F7270"/>
    <w:rsid w:val="00704CCD"/>
    <w:rsid w:val="00710DE5"/>
    <w:rsid w:val="00711B23"/>
    <w:rsid w:val="00716E9E"/>
    <w:rsid w:val="00722D27"/>
    <w:rsid w:val="00723D79"/>
    <w:rsid w:val="007327FA"/>
    <w:rsid w:val="0074132B"/>
    <w:rsid w:val="00745FEE"/>
    <w:rsid w:val="00757AD9"/>
    <w:rsid w:val="007605E6"/>
    <w:rsid w:val="0076117E"/>
    <w:rsid w:val="00764287"/>
    <w:rsid w:val="0076541E"/>
    <w:rsid w:val="00765FD1"/>
    <w:rsid w:val="00776CB0"/>
    <w:rsid w:val="007773B7"/>
    <w:rsid w:val="007914F3"/>
    <w:rsid w:val="00792D65"/>
    <w:rsid w:val="00793715"/>
    <w:rsid w:val="00795581"/>
    <w:rsid w:val="007965F7"/>
    <w:rsid w:val="007A09A2"/>
    <w:rsid w:val="007A2BAB"/>
    <w:rsid w:val="007A2F4F"/>
    <w:rsid w:val="007A5679"/>
    <w:rsid w:val="007A79FA"/>
    <w:rsid w:val="007B4C6F"/>
    <w:rsid w:val="007C2835"/>
    <w:rsid w:val="007C36BB"/>
    <w:rsid w:val="007C423B"/>
    <w:rsid w:val="007C48FD"/>
    <w:rsid w:val="007C4977"/>
    <w:rsid w:val="007C7201"/>
    <w:rsid w:val="007D06A9"/>
    <w:rsid w:val="007D0A82"/>
    <w:rsid w:val="007E04AF"/>
    <w:rsid w:val="007E1F3D"/>
    <w:rsid w:val="007E21E7"/>
    <w:rsid w:val="007F2031"/>
    <w:rsid w:val="007F22C0"/>
    <w:rsid w:val="007F2DD8"/>
    <w:rsid w:val="007F3DCD"/>
    <w:rsid w:val="007F414A"/>
    <w:rsid w:val="008050F9"/>
    <w:rsid w:val="0081623A"/>
    <w:rsid w:val="00817D1C"/>
    <w:rsid w:val="00822053"/>
    <w:rsid w:val="00822ACE"/>
    <w:rsid w:val="00822E5F"/>
    <w:rsid w:val="00823D8F"/>
    <w:rsid w:val="00826409"/>
    <w:rsid w:val="00827AEE"/>
    <w:rsid w:val="0083356B"/>
    <w:rsid w:val="00833781"/>
    <w:rsid w:val="00835CB7"/>
    <w:rsid w:val="00852BF2"/>
    <w:rsid w:val="00852C66"/>
    <w:rsid w:val="00856510"/>
    <w:rsid w:val="00856C66"/>
    <w:rsid w:val="00857CA3"/>
    <w:rsid w:val="008623CD"/>
    <w:rsid w:val="00865E88"/>
    <w:rsid w:val="0086696B"/>
    <w:rsid w:val="00870F79"/>
    <w:rsid w:val="00871F41"/>
    <w:rsid w:val="008833B0"/>
    <w:rsid w:val="0088507E"/>
    <w:rsid w:val="00886D6A"/>
    <w:rsid w:val="0088709C"/>
    <w:rsid w:val="00887C0C"/>
    <w:rsid w:val="008926AD"/>
    <w:rsid w:val="00894434"/>
    <w:rsid w:val="00895F76"/>
    <w:rsid w:val="008A60C2"/>
    <w:rsid w:val="008B0912"/>
    <w:rsid w:val="008B3DBA"/>
    <w:rsid w:val="008C01B0"/>
    <w:rsid w:val="008C756A"/>
    <w:rsid w:val="008C7AB4"/>
    <w:rsid w:val="008D303D"/>
    <w:rsid w:val="008D30EB"/>
    <w:rsid w:val="008E3B8C"/>
    <w:rsid w:val="008E46AB"/>
    <w:rsid w:val="008E5D24"/>
    <w:rsid w:val="008F25DF"/>
    <w:rsid w:val="008F3C96"/>
    <w:rsid w:val="008F425F"/>
    <w:rsid w:val="008F48F6"/>
    <w:rsid w:val="008F52BB"/>
    <w:rsid w:val="0090168E"/>
    <w:rsid w:val="009025A1"/>
    <w:rsid w:val="009033FD"/>
    <w:rsid w:val="0090475F"/>
    <w:rsid w:val="00906F98"/>
    <w:rsid w:val="00910666"/>
    <w:rsid w:val="009168B7"/>
    <w:rsid w:val="009274D7"/>
    <w:rsid w:val="00932ADF"/>
    <w:rsid w:val="0093473C"/>
    <w:rsid w:val="009358BA"/>
    <w:rsid w:val="00941A62"/>
    <w:rsid w:val="00942982"/>
    <w:rsid w:val="0095265C"/>
    <w:rsid w:val="00952BE4"/>
    <w:rsid w:val="009624A9"/>
    <w:rsid w:val="00965B6E"/>
    <w:rsid w:val="009770D5"/>
    <w:rsid w:val="00981CAB"/>
    <w:rsid w:val="0098345F"/>
    <w:rsid w:val="00983DA1"/>
    <w:rsid w:val="009842ED"/>
    <w:rsid w:val="0099086E"/>
    <w:rsid w:val="00991A01"/>
    <w:rsid w:val="00995E44"/>
    <w:rsid w:val="00996572"/>
    <w:rsid w:val="009A4DB3"/>
    <w:rsid w:val="009A7B6C"/>
    <w:rsid w:val="009B1BD5"/>
    <w:rsid w:val="009B3C8D"/>
    <w:rsid w:val="009B7140"/>
    <w:rsid w:val="009C04C5"/>
    <w:rsid w:val="009C4B0A"/>
    <w:rsid w:val="009C6C19"/>
    <w:rsid w:val="009C7F9B"/>
    <w:rsid w:val="009D16E7"/>
    <w:rsid w:val="009D2307"/>
    <w:rsid w:val="009D2687"/>
    <w:rsid w:val="009D31F9"/>
    <w:rsid w:val="009D63D6"/>
    <w:rsid w:val="009D67A0"/>
    <w:rsid w:val="009E1759"/>
    <w:rsid w:val="009E3200"/>
    <w:rsid w:val="009F240A"/>
    <w:rsid w:val="009F4F47"/>
    <w:rsid w:val="009F7C31"/>
    <w:rsid w:val="00A00649"/>
    <w:rsid w:val="00A02C3A"/>
    <w:rsid w:val="00A042AD"/>
    <w:rsid w:val="00A1189A"/>
    <w:rsid w:val="00A21115"/>
    <w:rsid w:val="00A248B2"/>
    <w:rsid w:val="00A25F8D"/>
    <w:rsid w:val="00A325F0"/>
    <w:rsid w:val="00A32D58"/>
    <w:rsid w:val="00A3310F"/>
    <w:rsid w:val="00A40073"/>
    <w:rsid w:val="00A526D9"/>
    <w:rsid w:val="00A53E5A"/>
    <w:rsid w:val="00A54EEB"/>
    <w:rsid w:val="00A5651B"/>
    <w:rsid w:val="00A665FE"/>
    <w:rsid w:val="00A6725B"/>
    <w:rsid w:val="00A70C49"/>
    <w:rsid w:val="00A8259D"/>
    <w:rsid w:val="00A8374B"/>
    <w:rsid w:val="00A8699F"/>
    <w:rsid w:val="00A91913"/>
    <w:rsid w:val="00A95727"/>
    <w:rsid w:val="00A96254"/>
    <w:rsid w:val="00AA2DEA"/>
    <w:rsid w:val="00AA4F87"/>
    <w:rsid w:val="00AA5E56"/>
    <w:rsid w:val="00AA688A"/>
    <w:rsid w:val="00AB0B6B"/>
    <w:rsid w:val="00AB39E6"/>
    <w:rsid w:val="00AB7E4F"/>
    <w:rsid w:val="00AC4493"/>
    <w:rsid w:val="00AC767B"/>
    <w:rsid w:val="00AD0528"/>
    <w:rsid w:val="00AD35C4"/>
    <w:rsid w:val="00AD4B95"/>
    <w:rsid w:val="00AD5C1F"/>
    <w:rsid w:val="00AD6E84"/>
    <w:rsid w:val="00AE0286"/>
    <w:rsid w:val="00AE659C"/>
    <w:rsid w:val="00AF15CB"/>
    <w:rsid w:val="00AF1F77"/>
    <w:rsid w:val="00B00704"/>
    <w:rsid w:val="00B032B6"/>
    <w:rsid w:val="00B03CF5"/>
    <w:rsid w:val="00B04F4C"/>
    <w:rsid w:val="00B12768"/>
    <w:rsid w:val="00B12A9B"/>
    <w:rsid w:val="00B138FB"/>
    <w:rsid w:val="00B224FA"/>
    <w:rsid w:val="00B248B7"/>
    <w:rsid w:val="00B24DEE"/>
    <w:rsid w:val="00B2633E"/>
    <w:rsid w:val="00B26C0F"/>
    <w:rsid w:val="00B271AE"/>
    <w:rsid w:val="00B27B16"/>
    <w:rsid w:val="00B31BBD"/>
    <w:rsid w:val="00B452AF"/>
    <w:rsid w:val="00B53F93"/>
    <w:rsid w:val="00B57BEE"/>
    <w:rsid w:val="00B618F8"/>
    <w:rsid w:val="00B61A42"/>
    <w:rsid w:val="00B62780"/>
    <w:rsid w:val="00B640E5"/>
    <w:rsid w:val="00B648FB"/>
    <w:rsid w:val="00B64F31"/>
    <w:rsid w:val="00B70FD6"/>
    <w:rsid w:val="00B778A8"/>
    <w:rsid w:val="00B81FEB"/>
    <w:rsid w:val="00BA253C"/>
    <w:rsid w:val="00BA4648"/>
    <w:rsid w:val="00BA69AC"/>
    <w:rsid w:val="00BB6862"/>
    <w:rsid w:val="00BC3F0F"/>
    <w:rsid w:val="00BC4545"/>
    <w:rsid w:val="00BC4B71"/>
    <w:rsid w:val="00BD286D"/>
    <w:rsid w:val="00BD4825"/>
    <w:rsid w:val="00BD5115"/>
    <w:rsid w:val="00BD53B5"/>
    <w:rsid w:val="00BE43C0"/>
    <w:rsid w:val="00BF3332"/>
    <w:rsid w:val="00BF5D5E"/>
    <w:rsid w:val="00C07920"/>
    <w:rsid w:val="00C123E4"/>
    <w:rsid w:val="00C13B3D"/>
    <w:rsid w:val="00C15B00"/>
    <w:rsid w:val="00C15D18"/>
    <w:rsid w:val="00C1776A"/>
    <w:rsid w:val="00C212CE"/>
    <w:rsid w:val="00C2421B"/>
    <w:rsid w:val="00C25319"/>
    <w:rsid w:val="00C327C7"/>
    <w:rsid w:val="00C32B1B"/>
    <w:rsid w:val="00C400C1"/>
    <w:rsid w:val="00C40C99"/>
    <w:rsid w:val="00C456A7"/>
    <w:rsid w:val="00C46192"/>
    <w:rsid w:val="00C5094B"/>
    <w:rsid w:val="00C54F10"/>
    <w:rsid w:val="00C6211B"/>
    <w:rsid w:val="00C63652"/>
    <w:rsid w:val="00C636B7"/>
    <w:rsid w:val="00C70D79"/>
    <w:rsid w:val="00C81D78"/>
    <w:rsid w:val="00C848BA"/>
    <w:rsid w:val="00C848F5"/>
    <w:rsid w:val="00C9065C"/>
    <w:rsid w:val="00C96EAD"/>
    <w:rsid w:val="00CA1291"/>
    <w:rsid w:val="00CA2D98"/>
    <w:rsid w:val="00CA6998"/>
    <w:rsid w:val="00CB3B15"/>
    <w:rsid w:val="00CB47F6"/>
    <w:rsid w:val="00CC0679"/>
    <w:rsid w:val="00CC2806"/>
    <w:rsid w:val="00CC3D62"/>
    <w:rsid w:val="00CC4816"/>
    <w:rsid w:val="00CC6B33"/>
    <w:rsid w:val="00CD00E2"/>
    <w:rsid w:val="00CE2290"/>
    <w:rsid w:val="00CF05B6"/>
    <w:rsid w:val="00CF4DA9"/>
    <w:rsid w:val="00CF78B5"/>
    <w:rsid w:val="00D000F6"/>
    <w:rsid w:val="00D04A13"/>
    <w:rsid w:val="00D13426"/>
    <w:rsid w:val="00D14146"/>
    <w:rsid w:val="00D14D09"/>
    <w:rsid w:val="00D167E7"/>
    <w:rsid w:val="00D1747F"/>
    <w:rsid w:val="00D302C4"/>
    <w:rsid w:val="00D3103B"/>
    <w:rsid w:val="00D3291C"/>
    <w:rsid w:val="00D33191"/>
    <w:rsid w:val="00D409BD"/>
    <w:rsid w:val="00D42570"/>
    <w:rsid w:val="00D466FD"/>
    <w:rsid w:val="00D47CE7"/>
    <w:rsid w:val="00D53B4D"/>
    <w:rsid w:val="00D545F8"/>
    <w:rsid w:val="00D560A9"/>
    <w:rsid w:val="00D6217F"/>
    <w:rsid w:val="00D66FA3"/>
    <w:rsid w:val="00D746CA"/>
    <w:rsid w:val="00D81A2F"/>
    <w:rsid w:val="00D82BEA"/>
    <w:rsid w:val="00D84EEC"/>
    <w:rsid w:val="00D86776"/>
    <w:rsid w:val="00D86AD7"/>
    <w:rsid w:val="00D923B6"/>
    <w:rsid w:val="00D967A1"/>
    <w:rsid w:val="00D97054"/>
    <w:rsid w:val="00D97561"/>
    <w:rsid w:val="00D97B6B"/>
    <w:rsid w:val="00D97FCD"/>
    <w:rsid w:val="00DA066B"/>
    <w:rsid w:val="00DA414E"/>
    <w:rsid w:val="00DB2491"/>
    <w:rsid w:val="00DB364F"/>
    <w:rsid w:val="00DB38BF"/>
    <w:rsid w:val="00DB4044"/>
    <w:rsid w:val="00DB767D"/>
    <w:rsid w:val="00DB7816"/>
    <w:rsid w:val="00DC0086"/>
    <w:rsid w:val="00DC0874"/>
    <w:rsid w:val="00DC337B"/>
    <w:rsid w:val="00DC4E83"/>
    <w:rsid w:val="00DD33EB"/>
    <w:rsid w:val="00DD36D4"/>
    <w:rsid w:val="00DD7D73"/>
    <w:rsid w:val="00DE271C"/>
    <w:rsid w:val="00DE5B7D"/>
    <w:rsid w:val="00DE6A2B"/>
    <w:rsid w:val="00DE6DE9"/>
    <w:rsid w:val="00DF3FD7"/>
    <w:rsid w:val="00DF4FDB"/>
    <w:rsid w:val="00E1128F"/>
    <w:rsid w:val="00E112F9"/>
    <w:rsid w:val="00E11B58"/>
    <w:rsid w:val="00E1297F"/>
    <w:rsid w:val="00E13353"/>
    <w:rsid w:val="00E14D44"/>
    <w:rsid w:val="00E2111C"/>
    <w:rsid w:val="00E21D27"/>
    <w:rsid w:val="00E31C51"/>
    <w:rsid w:val="00E34130"/>
    <w:rsid w:val="00E40822"/>
    <w:rsid w:val="00E41C99"/>
    <w:rsid w:val="00E43587"/>
    <w:rsid w:val="00E44413"/>
    <w:rsid w:val="00E472CE"/>
    <w:rsid w:val="00E50BAA"/>
    <w:rsid w:val="00E54338"/>
    <w:rsid w:val="00E54B0E"/>
    <w:rsid w:val="00E5697B"/>
    <w:rsid w:val="00E57F84"/>
    <w:rsid w:val="00E62146"/>
    <w:rsid w:val="00E65181"/>
    <w:rsid w:val="00E65CD8"/>
    <w:rsid w:val="00E73900"/>
    <w:rsid w:val="00E750A2"/>
    <w:rsid w:val="00E80170"/>
    <w:rsid w:val="00E80F7C"/>
    <w:rsid w:val="00E910DF"/>
    <w:rsid w:val="00E94912"/>
    <w:rsid w:val="00E970E6"/>
    <w:rsid w:val="00EA074F"/>
    <w:rsid w:val="00EA25A7"/>
    <w:rsid w:val="00EA380C"/>
    <w:rsid w:val="00EB2553"/>
    <w:rsid w:val="00EB35A0"/>
    <w:rsid w:val="00EB45E9"/>
    <w:rsid w:val="00EB6023"/>
    <w:rsid w:val="00EB610D"/>
    <w:rsid w:val="00EC56DA"/>
    <w:rsid w:val="00EC5FB0"/>
    <w:rsid w:val="00ED09ED"/>
    <w:rsid w:val="00ED3424"/>
    <w:rsid w:val="00ED3E4D"/>
    <w:rsid w:val="00EE247C"/>
    <w:rsid w:val="00EE3BA0"/>
    <w:rsid w:val="00EE487C"/>
    <w:rsid w:val="00EE5383"/>
    <w:rsid w:val="00EE791C"/>
    <w:rsid w:val="00EF1BC5"/>
    <w:rsid w:val="00EF682E"/>
    <w:rsid w:val="00F00FA5"/>
    <w:rsid w:val="00F027CA"/>
    <w:rsid w:val="00F1052C"/>
    <w:rsid w:val="00F20170"/>
    <w:rsid w:val="00F25606"/>
    <w:rsid w:val="00F30148"/>
    <w:rsid w:val="00F339BE"/>
    <w:rsid w:val="00F3407E"/>
    <w:rsid w:val="00F350B4"/>
    <w:rsid w:val="00F354FA"/>
    <w:rsid w:val="00F43A1B"/>
    <w:rsid w:val="00F5289C"/>
    <w:rsid w:val="00F53383"/>
    <w:rsid w:val="00F5383B"/>
    <w:rsid w:val="00F54B32"/>
    <w:rsid w:val="00F5723F"/>
    <w:rsid w:val="00F63EEC"/>
    <w:rsid w:val="00F75712"/>
    <w:rsid w:val="00F81A09"/>
    <w:rsid w:val="00F847F0"/>
    <w:rsid w:val="00F91476"/>
    <w:rsid w:val="00F91B93"/>
    <w:rsid w:val="00F92499"/>
    <w:rsid w:val="00F94036"/>
    <w:rsid w:val="00F96D6A"/>
    <w:rsid w:val="00FA04E2"/>
    <w:rsid w:val="00FA2FA3"/>
    <w:rsid w:val="00FA5A15"/>
    <w:rsid w:val="00FB143F"/>
    <w:rsid w:val="00FB346E"/>
    <w:rsid w:val="00FB4205"/>
    <w:rsid w:val="00FB5518"/>
    <w:rsid w:val="00FB737A"/>
    <w:rsid w:val="00FC6F02"/>
    <w:rsid w:val="00FC7250"/>
    <w:rsid w:val="00FC7D43"/>
    <w:rsid w:val="00FD078A"/>
    <w:rsid w:val="00FD1F6C"/>
    <w:rsid w:val="00FD4AAE"/>
    <w:rsid w:val="00FD51B7"/>
    <w:rsid w:val="00FF1358"/>
    <w:rsid w:val="00FF1BE6"/>
    <w:rsid w:val="00FF1BFB"/>
    <w:rsid w:val="00FF44F4"/>
    <w:rsid w:val="00FF51A7"/>
    <w:rsid w:val="00FF527B"/>
    <w:rsid w:val="00FF7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CF464"/>
  <w15:docId w15:val="{80D287FA-8180-400D-AACD-6A956B1B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2FA3"/>
    <w:pPr>
      <w:widowControl w:val="0"/>
      <w:autoSpaceDE w:val="0"/>
      <w:autoSpaceDN w:val="0"/>
      <w:adjustRightInd w:val="0"/>
      <w:ind w:firstLineChars="200" w:firstLine="480"/>
    </w:pPr>
    <w:rPr>
      <w:rFonts w:ascii="微软雅黑" w:eastAsia="微软雅黑" w:hAnsi="微软雅黑" w:cs="宋体"/>
      <w:color w:val="353535"/>
      <w:kern w:val="0"/>
      <w:sz w:val="24"/>
      <w:szCs w:val="24"/>
    </w:rPr>
  </w:style>
  <w:style w:type="paragraph" w:styleId="1">
    <w:name w:val="heading 1"/>
    <w:basedOn w:val="a"/>
    <w:next w:val="a"/>
    <w:link w:val="10"/>
    <w:uiPriority w:val="9"/>
    <w:qFormat/>
    <w:rsid w:val="00535E2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847F0"/>
    <w:pPr>
      <w:ind w:firstLineChars="0" w:firstLine="0"/>
      <w:outlineLvl w:val="1"/>
    </w:pPr>
    <w:rPr>
      <w:b/>
      <w:bCs/>
      <w:color w:val="000000" w:themeColor="text1"/>
      <w:sz w:val="30"/>
      <w:szCs w:val="30"/>
    </w:rPr>
  </w:style>
  <w:style w:type="paragraph" w:styleId="3">
    <w:name w:val="heading 3"/>
    <w:basedOn w:val="a"/>
    <w:next w:val="a"/>
    <w:link w:val="30"/>
    <w:uiPriority w:val="9"/>
    <w:unhideWhenUsed/>
    <w:qFormat/>
    <w:rsid w:val="00FA2FA3"/>
    <w:pPr>
      <w:ind w:firstLineChars="151" w:firstLine="424"/>
      <w:outlineLvl w:val="2"/>
    </w:pPr>
    <w:rPr>
      <w:rFonts w:ascii="黑体" w:eastAsia="黑体" w:hAnsi="黑体"/>
      <w:b/>
      <w:bCs/>
      <w:color w:val="000000" w:themeColor="text1"/>
      <w:sz w:val="28"/>
      <w:szCs w:val="30"/>
    </w:rPr>
  </w:style>
  <w:style w:type="paragraph" w:styleId="4">
    <w:name w:val="heading 4"/>
    <w:basedOn w:val="a"/>
    <w:next w:val="a"/>
    <w:link w:val="40"/>
    <w:uiPriority w:val="9"/>
    <w:unhideWhenUsed/>
    <w:qFormat/>
    <w:rsid w:val="00FA2FA3"/>
    <w:pPr>
      <w:ind w:firstLineChars="0" w:firstLine="0"/>
      <w:outlineLvl w:val="3"/>
    </w:pPr>
  </w:style>
  <w:style w:type="paragraph" w:styleId="5">
    <w:name w:val="heading 5"/>
    <w:basedOn w:val="a"/>
    <w:next w:val="a"/>
    <w:link w:val="50"/>
    <w:uiPriority w:val="9"/>
    <w:unhideWhenUsed/>
    <w:qFormat/>
    <w:rsid w:val="00DD7D7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7140"/>
    <w:pPr>
      <w:ind w:firstLine="420"/>
    </w:pPr>
  </w:style>
  <w:style w:type="paragraph" w:styleId="a4">
    <w:name w:val="Balloon Text"/>
    <w:basedOn w:val="a"/>
    <w:link w:val="a5"/>
    <w:uiPriority w:val="99"/>
    <w:semiHidden/>
    <w:unhideWhenUsed/>
    <w:rsid w:val="009B7140"/>
    <w:rPr>
      <w:sz w:val="18"/>
      <w:szCs w:val="18"/>
    </w:rPr>
  </w:style>
  <w:style w:type="character" w:customStyle="1" w:styleId="a5">
    <w:name w:val="批注框文本 字符"/>
    <w:basedOn w:val="a0"/>
    <w:link w:val="a4"/>
    <w:uiPriority w:val="99"/>
    <w:semiHidden/>
    <w:rsid w:val="009B7140"/>
    <w:rPr>
      <w:sz w:val="18"/>
      <w:szCs w:val="18"/>
    </w:rPr>
  </w:style>
  <w:style w:type="paragraph" w:styleId="a6">
    <w:name w:val="caption"/>
    <w:basedOn w:val="a"/>
    <w:next w:val="a"/>
    <w:uiPriority w:val="35"/>
    <w:unhideWhenUsed/>
    <w:qFormat/>
    <w:rsid w:val="007D0A82"/>
    <w:rPr>
      <w:rFonts w:asciiTheme="majorHAnsi" w:eastAsia="黑体" w:hAnsiTheme="majorHAnsi" w:cstheme="majorBidi"/>
      <w:sz w:val="20"/>
      <w:szCs w:val="20"/>
    </w:rPr>
  </w:style>
  <w:style w:type="table" w:styleId="a7">
    <w:name w:val="Table Grid"/>
    <w:basedOn w:val="a1"/>
    <w:uiPriority w:val="59"/>
    <w:rsid w:val="007D0A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F847F0"/>
    <w:rPr>
      <w:rFonts w:ascii="微软雅黑" w:eastAsia="微软雅黑" w:hAnsi="微软雅黑" w:cs="宋体"/>
      <w:b/>
      <w:bCs/>
      <w:color w:val="000000" w:themeColor="text1"/>
      <w:kern w:val="0"/>
      <w:sz w:val="30"/>
      <w:szCs w:val="30"/>
    </w:rPr>
  </w:style>
  <w:style w:type="character" w:customStyle="1" w:styleId="30">
    <w:name w:val="标题 3 字符"/>
    <w:basedOn w:val="a0"/>
    <w:link w:val="3"/>
    <w:uiPriority w:val="9"/>
    <w:rsid w:val="00FA2FA3"/>
    <w:rPr>
      <w:rFonts w:ascii="黑体" w:eastAsia="黑体" w:hAnsi="黑体" w:cs="宋体"/>
      <w:b/>
      <w:bCs/>
      <w:color w:val="000000" w:themeColor="text1"/>
      <w:kern w:val="0"/>
      <w:sz w:val="28"/>
      <w:szCs w:val="30"/>
    </w:rPr>
  </w:style>
  <w:style w:type="character" w:customStyle="1" w:styleId="40">
    <w:name w:val="标题 4 字符"/>
    <w:basedOn w:val="a0"/>
    <w:link w:val="4"/>
    <w:uiPriority w:val="9"/>
    <w:rsid w:val="00FA2FA3"/>
    <w:rPr>
      <w:rFonts w:ascii="微软雅黑" w:eastAsia="微软雅黑" w:hAnsi="微软雅黑" w:cs="宋体"/>
      <w:color w:val="353535"/>
      <w:kern w:val="0"/>
      <w:sz w:val="24"/>
      <w:szCs w:val="24"/>
    </w:rPr>
  </w:style>
  <w:style w:type="character" w:customStyle="1" w:styleId="10">
    <w:name w:val="标题 1 字符"/>
    <w:basedOn w:val="a0"/>
    <w:link w:val="1"/>
    <w:uiPriority w:val="9"/>
    <w:rsid w:val="00535E2A"/>
    <w:rPr>
      <w:rFonts w:ascii="微软雅黑" w:eastAsia="微软雅黑" w:hAnsi="微软雅黑" w:cs="宋体"/>
      <w:b/>
      <w:bCs/>
      <w:color w:val="353535"/>
      <w:kern w:val="44"/>
      <w:sz w:val="44"/>
      <w:szCs w:val="44"/>
    </w:rPr>
  </w:style>
  <w:style w:type="paragraph" w:styleId="TOC">
    <w:name w:val="TOC Heading"/>
    <w:basedOn w:val="1"/>
    <w:next w:val="a"/>
    <w:uiPriority w:val="39"/>
    <w:unhideWhenUsed/>
    <w:qFormat/>
    <w:rsid w:val="00535E2A"/>
    <w:pPr>
      <w:widowControl/>
      <w:autoSpaceDE/>
      <w:autoSpaceDN/>
      <w:adjustRightInd/>
      <w:spacing w:before="240" w:after="0" w:line="259" w:lineRule="auto"/>
      <w:ind w:firstLineChars="0" w:firstLine="0"/>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1C5ED2"/>
    <w:pPr>
      <w:tabs>
        <w:tab w:val="right" w:leader="dot" w:pos="8296"/>
      </w:tabs>
      <w:ind w:firstLineChars="0" w:firstLine="0"/>
      <w:jc w:val="right"/>
    </w:pPr>
    <w:rPr>
      <w:b/>
      <w:noProof/>
    </w:rPr>
  </w:style>
  <w:style w:type="paragraph" w:styleId="21">
    <w:name w:val="toc 2"/>
    <w:basedOn w:val="a"/>
    <w:next w:val="a"/>
    <w:autoRedefine/>
    <w:uiPriority w:val="39"/>
    <w:unhideWhenUsed/>
    <w:rsid w:val="00154F48"/>
    <w:pPr>
      <w:tabs>
        <w:tab w:val="left" w:pos="365"/>
        <w:tab w:val="right" w:leader="dot" w:pos="8296"/>
      </w:tabs>
      <w:ind w:firstLineChars="0" w:firstLine="0"/>
      <w:jc w:val="both"/>
    </w:pPr>
    <w:rPr>
      <w:rFonts w:ascii="Arial" w:hAnsi="Arial"/>
      <w:b/>
      <w:noProof/>
      <w:spacing w:val="6"/>
      <w:sz w:val="28"/>
      <w:szCs w:val="28"/>
    </w:rPr>
  </w:style>
  <w:style w:type="paragraph" w:styleId="31">
    <w:name w:val="toc 3"/>
    <w:basedOn w:val="a"/>
    <w:next w:val="a"/>
    <w:autoRedefine/>
    <w:uiPriority w:val="39"/>
    <w:unhideWhenUsed/>
    <w:rsid w:val="0095265C"/>
    <w:pPr>
      <w:tabs>
        <w:tab w:val="right" w:leader="dot" w:pos="8296"/>
      </w:tabs>
      <w:wordWrap w:val="0"/>
      <w:spacing w:line="560" w:lineRule="exact"/>
      <w:ind w:firstLineChars="150" w:firstLine="360"/>
      <w:jc w:val="right"/>
    </w:pPr>
  </w:style>
  <w:style w:type="character" w:styleId="a8">
    <w:name w:val="Hyperlink"/>
    <w:basedOn w:val="a0"/>
    <w:uiPriority w:val="99"/>
    <w:unhideWhenUsed/>
    <w:rsid w:val="00535E2A"/>
    <w:rPr>
      <w:color w:val="0000FF" w:themeColor="hyperlink"/>
      <w:u w:val="single"/>
    </w:rPr>
  </w:style>
  <w:style w:type="character" w:customStyle="1" w:styleId="12">
    <w:name w:val="未处理的提及1"/>
    <w:basedOn w:val="a0"/>
    <w:uiPriority w:val="99"/>
    <w:semiHidden/>
    <w:unhideWhenUsed/>
    <w:rsid w:val="00535E2A"/>
    <w:rPr>
      <w:color w:val="605E5C"/>
      <w:shd w:val="clear" w:color="auto" w:fill="E1DFDD"/>
    </w:rPr>
  </w:style>
  <w:style w:type="character" w:styleId="a9">
    <w:name w:val="annotation reference"/>
    <w:basedOn w:val="a0"/>
    <w:uiPriority w:val="99"/>
    <w:semiHidden/>
    <w:unhideWhenUsed/>
    <w:rsid w:val="00DB7816"/>
    <w:rPr>
      <w:sz w:val="21"/>
      <w:szCs w:val="21"/>
    </w:rPr>
  </w:style>
  <w:style w:type="paragraph" w:styleId="aa">
    <w:name w:val="annotation text"/>
    <w:basedOn w:val="a"/>
    <w:link w:val="ab"/>
    <w:uiPriority w:val="99"/>
    <w:semiHidden/>
    <w:unhideWhenUsed/>
    <w:rsid w:val="00DB7816"/>
  </w:style>
  <w:style w:type="character" w:customStyle="1" w:styleId="ab">
    <w:name w:val="批注文字 字符"/>
    <w:basedOn w:val="a0"/>
    <w:link w:val="aa"/>
    <w:uiPriority w:val="99"/>
    <w:semiHidden/>
    <w:rsid w:val="00DB7816"/>
    <w:rPr>
      <w:rFonts w:ascii="微软雅黑" w:eastAsia="微软雅黑" w:hAnsi="微软雅黑" w:cs="宋体"/>
      <w:color w:val="353535"/>
      <w:kern w:val="0"/>
      <w:sz w:val="24"/>
      <w:szCs w:val="24"/>
    </w:rPr>
  </w:style>
  <w:style w:type="paragraph" w:styleId="ac">
    <w:name w:val="annotation subject"/>
    <w:basedOn w:val="aa"/>
    <w:next w:val="aa"/>
    <w:link w:val="ad"/>
    <w:uiPriority w:val="99"/>
    <w:semiHidden/>
    <w:unhideWhenUsed/>
    <w:rsid w:val="00DB7816"/>
    <w:rPr>
      <w:b/>
      <w:bCs/>
    </w:rPr>
  </w:style>
  <w:style w:type="character" w:customStyle="1" w:styleId="ad">
    <w:name w:val="批注主题 字符"/>
    <w:basedOn w:val="ab"/>
    <w:link w:val="ac"/>
    <w:uiPriority w:val="99"/>
    <w:semiHidden/>
    <w:rsid w:val="00DB7816"/>
    <w:rPr>
      <w:rFonts w:ascii="微软雅黑" w:eastAsia="微软雅黑" w:hAnsi="微软雅黑" w:cs="宋体"/>
      <w:b/>
      <w:bCs/>
      <w:color w:val="353535"/>
      <w:kern w:val="0"/>
      <w:sz w:val="24"/>
      <w:szCs w:val="24"/>
    </w:rPr>
  </w:style>
  <w:style w:type="paragraph" w:styleId="ae">
    <w:name w:val="header"/>
    <w:basedOn w:val="a"/>
    <w:link w:val="af"/>
    <w:uiPriority w:val="99"/>
    <w:unhideWhenUsed/>
    <w:rsid w:val="003E41C4"/>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3E41C4"/>
    <w:rPr>
      <w:rFonts w:ascii="微软雅黑" w:eastAsia="微软雅黑" w:hAnsi="微软雅黑" w:cs="宋体"/>
      <w:color w:val="353535"/>
      <w:kern w:val="0"/>
      <w:sz w:val="18"/>
      <w:szCs w:val="18"/>
    </w:rPr>
  </w:style>
  <w:style w:type="paragraph" w:styleId="af0">
    <w:name w:val="footer"/>
    <w:basedOn w:val="a"/>
    <w:link w:val="af1"/>
    <w:uiPriority w:val="99"/>
    <w:unhideWhenUsed/>
    <w:rsid w:val="003E41C4"/>
    <w:pPr>
      <w:tabs>
        <w:tab w:val="center" w:pos="4153"/>
        <w:tab w:val="right" w:pos="8306"/>
      </w:tabs>
      <w:snapToGrid w:val="0"/>
    </w:pPr>
    <w:rPr>
      <w:sz w:val="18"/>
      <w:szCs w:val="18"/>
    </w:rPr>
  </w:style>
  <w:style w:type="character" w:customStyle="1" w:styleId="af1">
    <w:name w:val="页脚 字符"/>
    <w:basedOn w:val="a0"/>
    <w:link w:val="af0"/>
    <w:uiPriority w:val="99"/>
    <w:rsid w:val="003E41C4"/>
    <w:rPr>
      <w:rFonts w:ascii="微软雅黑" w:eastAsia="微软雅黑" w:hAnsi="微软雅黑" w:cs="宋体"/>
      <w:color w:val="353535"/>
      <w:kern w:val="0"/>
      <w:sz w:val="18"/>
      <w:szCs w:val="18"/>
    </w:rPr>
  </w:style>
  <w:style w:type="paragraph" w:styleId="af2">
    <w:name w:val="Revision"/>
    <w:hidden/>
    <w:uiPriority w:val="99"/>
    <w:semiHidden/>
    <w:rsid w:val="00FA04E2"/>
    <w:rPr>
      <w:rFonts w:ascii="微软雅黑" w:eastAsia="微软雅黑" w:hAnsi="微软雅黑" w:cs="宋体"/>
      <w:color w:val="353535"/>
      <w:kern w:val="0"/>
      <w:sz w:val="24"/>
      <w:szCs w:val="24"/>
    </w:rPr>
  </w:style>
  <w:style w:type="character" w:customStyle="1" w:styleId="50">
    <w:name w:val="标题 5 字符"/>
    <w:basedOn w:val="a0"/>
    <w:link w:val="5"/>
    <w:uiPriority w:val="9"/>
    <w:rsid w:val="00DD7D73"/>
    <w:rPr>
      <w:rFonts w:ascii="微软雅黑" w:eastAsia="微软雅黑" w:hAnsi="微软雅黑" w:cs="宋体"/>
      <w:b/>
      <w:bCs/>
      <w:color w:val="353535"/>
      <w:kern w:val="0"/>
      <w:sz w:val="28"/>
      <w:szCs w:val="28"/>
    </w:rPr>
  </w:style>
  <w:style w:type="paragraph" w:styleId="af3">
    <w:name w:val="Document Map"/>
    <w:basedOn w:val="a"/>
    <w:link w:val="af4"/>
    <w:uiPriority w:val="99"/>
    <w:semiHidden/>
    <w:unhideWhenUsed/>
    <w:rsid w:val="007C423B"/>
    <w:rPr>
      <w:rFonts w:ascii="宋体" w:eastAsia="宋体"/>
    </w:rPr>
  </w:style>
  <w:style w:type="character" w:customStyle="1" w:styleId="af4">
    <w:name w:val="文档结构图 字符"/>
    <w:basedOn w:val="a0"/>
    <w:link w:val="af3"/>
    <w:uiPriority w:val="99"/>
    <w:semiHidden/>
    <w:rsid w:val="007C423B"/>
    <w:rPr>
      <w:rFonts w:ascii="宋体" w:eastAsia="宋体" w:hAnsi="微软雅黑" w:cs="宋体"/>
      <w:color w:val="353535"/>
      <w:kern w:val="0"/>
      <w:sz w:val="24"/>
      <w:szCs w:val="24"/>
    </w:rPr>
  </w:style>
  <w:style w:type="character" w:styleId="af5">
    <w:name w:val="FollowedHyperlink"/>
    <w:basedOn w:val="a0"/>
    <w:uiPriority w:val="99"/>
    <w:semiHidden/>
    <w:unhideWhenUsed/>
    <w:rsid w:val="00584C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10357">
      <w:bodyDiv w:val="1"/>
      <w:marLeft w:val="0"/>
      <w:marRight w:val="0"/>
      <w:marTop w:val="0"/>
      <w:marBottom w:val="0"/>
      <w:divBdr>
        <w:top w:val="none" w:sz="0" w:space="0" w:color="auto"/>
        <w:left w:val="none" w:sz="0" w:space="0" w:color="auto"/>
        <w:bottom w:val="none" w:sz="0" w:space="0" w:color="auto"/>
        <w:right w:val="none" w:sz="0" w:space="0" w:color="auto"/>
      </w:divBdr>
    </w:div>
    <w:div w:id="188344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42" Type="http://schemas.openxmlformats.org/officeDocument/2006/relationships/image" Target="media/image17.png"/><Relationship Id="rId47" Type="http://schemas.openxmlformats.org/officeDocument/2006/relationships/header" Target="header9.xml"/><Relationship Id="rId63" Type="http://schemas.openxmlformats.org/officeDocument/2006/relationships/image" Target="media/image34.jpe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8.xm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eader" Target="header5.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footer" Target="footer10.xml"/><Relationship Id="rId30" Type="http://schemas.openxmlformats.org/officeDocument/2006/relationships/footer" Target="footer11.xml"/><Relationship Id="rId35" Type="http://schemas.openxmlformats.org/officeDocument/2006/relationships/image" Target="media/image11.png"/><Relationship Id="rId43" Type="http://schemas.openxmlformats.org/officeDocument/2006/relationships/image" Target="media/image18.emf"/><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chart" Target="charts/chart1.xml"/><Relationship Id="rId59" Type="http://schemas.openxmlformats.org/officeDocument/2006/relationships/image" Target="media/image30.png"/><Relationship Id="rId67"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header" Target="header7.xml"/><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package" Target="embeddings/Microsoft_Visio___.vsdx"/><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15.png"/><Relationship Id="rId34" Type="http://schemas.openxmlformats.org/officeDocument/2006/relationships/footer" Target="footer12.xml"/><Relationship Id="rId50" Type="http://schemas.openxmlformats.org/officeDocument/2006/relationships/image" Target="media/image21.png"/><Relationship Id="rId55" Type="http://schemas.openxmlformats.org/officeDocument/2006/relationships/image" Target="media/image26.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91A-4770-BA71-776C928C15F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91A-4770-BA71-776C928C15F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91A-4770-BA71-776C928C15F0}"/>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791A-4770-BA71-776C928C15F0}"/>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91A-4770-BA71-776C928C15F0}"/>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EFA4-48D9-90FB-538F85E038A1}"/>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C-A4D1-4D66-8B05-15A6AF96B50B}"/>
              </c:ext>
            </c:extLst>
          </c:dPt>
          <c:dLbls>
            <c:dLbl>
              <c:idx val="0"/>
              <c:tx>
                <c:rich>
                  <a:bodyPr/>
                  <a:lstStyle/>
                  <a:p>
                    <a:fld id="{F978506D-2488-4F34-85DE-25666EF18ACB}" type="CATEGORYNAME">
                      <a:rPr lang="zh-CN" altLang="en-US"/>
                      <a:pPr/>
                      <a:t>[类别名称]</a:t>
                    </a:fld>
                    <a:r>
                      <a:rPr lang="en-US" altLang="zh-CN" baseline="0"/>
                      <a:t>, </a:t>
                    </a:r>
                    <a:fld id="{CCC25983-DCD6-4D50-AAA2-20E06E27B7C7}" type="VALUE">
                      <a:rPr lang="en-US" altLang="zh-CN" baseline="0"/>
                      <a:pPr/>
                      <a:t>[值]</a:t>
                    </a:fld>
                    <a:endParaRPr lang="en-US" altLang="zh-CN"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91A-4770-BA71-776C928C15F0}"/>
                </c:ext>
              </c:extLst>
            </c:dLbl>
            <c:dLbl>
              <c:idx val="1"/>
              <c:tx>
                <c:rich>
                  <a:bodyPr/>
                  <a:lstStyle/>
                  <a:p>
                    <a:fld id="{936FDE1B-989B-4C86-AC37-AC620DF58560}" type="CATEGORYNAME">
                      <a:rPr lang="zh-CN" altLang="en-US"/>
                      <a:pPr/>
                      <a:t>[类别名称]</a:t>
                    </a:fld>
                    <a:r>
                      <a:rPr lang="en-US" altLang="zh-CN" baseline="0"/>
                      <a:t>, </a:t>
                    </a:r>
                    <a:fld id="{3EDE3E61-2F07-49E3-99D8-718ED7C6875E}" type="VALUE">
                      <a:rPr lang="en-US" altLang="zh-CN" baseline="0"/>
                      <a:pPr/>
                      <a:t>[值]</a:t>
                    </a:fld>
                    <a:endParaRPr lang="en-US" altLang="zh-CN"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791A-4770-BA71-776C928C15F0}"/>
                </c:ext>
              </c:extLst>
            </c:dLbl>
            <c:dLbl>
              <c:idx val="2"/>
              <c:layout>
                <c:manualLayout>
                  <c:x val="-1.5612802498048429E-2"/>
                  <c:y val="0"/>
                </c:manualLayout>
              </c:layout>
              <c:tx>
                <c:rich>
                  <a:bodyPr/>
                  <a:lstStyle/>
                  <a:p>
                    <a:fld id="{7E9966FC-FB46-41BB-B8EA-DB4E69556C92}" type="CATEGORYNAME">
                      <a:rPr lang="zh-CN" altLang="en-US"/>
                      <a:pPr/>
                      <a:t>[类别名称]</a:t>
                    </a:fld>
                    <a:r>
                      <a:rPr lang="en-US" altLang="zh-CN" baseline="0"/>
                      <a:t>, </a:t>
                    </a:r>
                    <a:fld id="{1686001A-8821-440A-8AA5-4A0790E3FFDE}" type="VALUE">
                      <a:rPr lang="en-US" altLang="zh-CN" baseline="0"/>
                      <a:pPr/>
                      <a:t>[值]</a:t>
                    </a:fld>
                    <a:endParaRPr lang="en-US" altLang="zh-CN"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791A-4770-BA71-776C928C15F0}"/>
                </c:ext>
              </c:extLst>
            </c:dLbl>
            <c:dLbl>
              <c:idx val="3"/>
              <c:layout>
                <c:manualLayout>
                  <c:x val="-4.1710400953979113E-2"/>
                  <c:y val="2.813862156119374E-2"/>
                </c:manualLayout>
              </c:layout>
              <c:tx>
                <c:rich>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fld id="{5A356EF1-FD8E-4725-AD11-9645ABF83DDD}" type="CATEGORYNAME">
                      <a:rPr lang="zh-CN" altLang="en-US"/>
                      <a:pPr>
                        <a:defRPr/>
                      </a:pPr>
                      <a:t>[类别名称]</a:t>
                    </a:fld>
                    <a:r>
                      <a:rPr lang="en-US" altLang="zh-CN" baseline="0"/>
                      <a:t>, </a:t>
                    </a:r>
                    <a:fld id="{C45A3311-852D-4511-A62F-8854D4156171}" type="VALUE">
                      <a:rPr lang="en-US" altLang="zh-CN" baseline="0"/>
                      <a:pPr>
                        <a:defRPr/>
                      </a:pPr>
                      <a:t>[值]</a:t>
                    </a:fld>
                    <a:endParaRPr lang="en-US" altLang="zh-CN" baseline="0"/>
                  </a:p>
                </c:rich>
              </c:tx>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zh-CN"/>
                </a:p>
              </c:txPr>
              <c:showLegendKey val="0"/>
              <c:showVal val="1"/>
              <c:showCatName val="1"/>
              <c:showSerName val="0"/>
              <c:showPercent val="1"/>
              <c:showBubbleSize val="0"/>
              <c:extLst>
                <c:ext xmlns:c15="http://schemas.microsoft.com/office/drawing/2012/chart" uri="{CE6537A1-D6FC-4f65-9D91-7224C49458BB}">
                  <c15:layout>
                    <c:manualLayout>
                      <c:w val="0.24219259259259299"/>
                      <c:h val="7.4480689913760806E-2"/>
                    </c:manualLayout>
                  </c15:layout>
                  <c15:dlblFieldTable/>
                  <c15:showDataLabelsRange val="0"/>
                </c:ext>
                <c:ext xmlns:c16="http://schemas.microsoft.com/office/drawing/2014/chart" uri="{C3380CC4-5D6E-409C-BE32-E72D297353CC}">
                  <c16:uniqueId val="{00000007-791A-4770-BA71-776C928C15F0}"/>
                </c:ext>
              </c:extLst>
            </c:dLbl>
            <c:dLbl>
              <c:idx val="4"/>
              <c:layout>
                <c:manualLayout>
                  <c:x val="-2.8103044496487178E-2"/>
                  <c:y val="-9.8765432098765881E-3"/>
                </c:manualLayout>
              </c:layout>
              <c:tx>
                <c:rich>
                  <a:bodyPr/>
                  <a:lstStyle/>
                  <a:p>
                    <a:fld id="{424B2FB4-633B-49FC-A7BB-45F87AC95D84}" type="CATEGORYNAME">
                      <a:rPr lang="zh-CN" altLang="en-US"/>
                      <a:pPr/>
                      <a:t>[类别名称]</a:t>
                    </a:fld>
                    <a:r>
                      <a:rPr lang="en-US" altLang="zh-CN" baseline="0"/>
                      <a:t>, </a:t>
                    </a:r>
                    <a:fld id="{E2178C80-E120-4CE9-9DFB-ECEAFD32BD9B}" type="VALUE">
                      <a:rPr lang="en-US" altLang="zh-CN" baseline="0"/>
                      <a:pPr/>
                      <a:t>[值]</a:t>
                    </a:fld>
                    <a:endParaRPr lang="en-US" altLang="zh-CN"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791A-4770-BA71-776C928C15F0}"/>
                </c:ext>
              </c:extLst>
            </c:dLbl>
            <c:dLbl>
              <c:idx val="5"/>
              <c:layout>
                <c:manualLayout>
                  <c:x val="-6.5025478372580478E-2"/>
                  <c:y val="-6.5480314960629921E-2"/>
                </c:manualLayout>
              </c:layout>
              <c:tx>
                <c:rich>
                  <a:bodyPr/>
                  <a:lstStyle/>
                  <a:p>
                    <a:fld id="{0042C194-B342-4D30-A88F-4C084BEEAE70}" type="CATEGORYNAME">
                      <a:rPr lang="zh-CN" altLang="en-US"/>
                      <a:pPr/>
                      <a:t>[类别名称]</a:t>
                    </a:fld>
                    <a:r>
                      <a:rPr lang="en-US" altLang="zh-CN" baseline="0"/>
                      <a:t>, </a:t>
                    </a:r>
                    <a:fld id="{AC5EB6BA-5704-48C7-BF54-BE8D3221A7BC}" type="VALUE">
                      <a:rPr lang="en-US" altLang="zh-CN" baseline="0"/>
                      <a:pPr/>
                      <a:t>[值]</a:t>
                    </a:fld>
                    <a:endParaRPr lang="en-US" altLang="zh-CN"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EFA4-48D9-90FB-538F85E038A1}"/>
                </c:ext>
              </c:extLst>
            </c:dLbl>
            <c:dLbl>
              <c:idx val="6"/>
              <c:layout>
                <c:manualLayout>
                  <c:x val="0.12802498048399688"/>
                  <c:y val="-9.3827160493827166E-2"/>
                </c:manualLayout>
              </c:layout>
              <c:tx>
                <c:rich>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fld id="{991DBFFF-E869-4377-9340-2CC5A1903291}" type="CATEGORYNAME">
                      <a:rPr lang="zh-CN" altLang="en-US"/>
                      <a:pPr>
                        <a:defRPr/>
                      </a:pPr>
                      <a:t>[类别名称]</a:t>
                    </a:fld>
                    <a:r>
                      <a:rPr lang="en-US" altLang="zh-CN" baseline="0"/>
                      <a:t>, </a:t>
                    </a:r>
                    <a:fld id="{E27E7BD5-E00C-46E1-9484-F79F01560C83}" type="PERCENTAGE">
                      <a:rPr lang="en-US" altLang="zh-CN" baseline="0"/>
                      <a:pPr>
                        <a:defRPr/>
                      </a:pPr>
                      <a:t>[百分比]</a:t>
                    </a:fld>
                    <a:endParaRPr lang="en-US" altLang="zh-CN" baseline="0"/>
                  </a:p>
                </c:rich>
              </c:tx>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zh-CN"/>
                </a:p>
              </c:txPr>
              <c:showLegendKey val="0"/>
              <c:showVal val="1"/>
              <c:showCatName val="1"/>
              <c:showSerName val="0"/>
              <c:showPercent val="1"/>
              <c:showBubbleSize val="0"/>
              <c:extLst>
                <c:ext xmlns:c15="http://schemas.microsoft.com/office/drawing/2012/chart" uri="{CE6537A1-D6FC-4f65-9D91-7224C49458BB}">
                  <c15:layout>
                    <c:manualLayout>
                      <c:w val="0.31288056206088993"/>
                      <c:h val="9.3827160493827166E-2"/>
                    </c:manualLayout>
                  </c15:layout>
                  <c15:dlblFieldTable/>
                  <c15:showDataLabelsRange val="0"/>
                </c:ext>
                <c:ext xmlns:c16="http://schemas.microsoft.com/office/drawing/2014/chart" uri="{C3380CC4-5D6E-409C-BE32-E72D297353CC}">
                  <c16:uniqueId val="{0000000C-A4D1-4D66-8B05-15A6AF96B50B}"/>
                </c:ext>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showLegendKey val="0"/>
            <c:showVal val="1"/>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Sheet1!$A$2:$A$8</c:f>
              <c:strCache>
                <c:ptCount val="7"/>
                <c:pt idx="0">
                  <c:v>挖矿</c:v>
                </c:pt>
                <c:pt idx="1">
                  <c:v>基金会</c:v>
                </c:pt>
                <c:pt idx="2">
                  <c:v>团队</c:v>
                </c:pt>
                <c:pt idx="3">
                  <c:v>技术研发</c:v>
                </c:pt>
                <c:pt idx="4">
                  <c:v>社区运营</c:v>
                </c:pt>
                <c:pt idx="5">
                  <c:v>私募</c:v>
                </c:pt>
                <c:pt idx="6">
                  <c:v>交易所定向配售</c:v>
                </c:pt>
              </c:strCache>
            </c:strRef>
          </c:cat>
          <c:val>
            <c:numRef>
              <c:f>Sheet1!$B$2:$B$8</c:f>
              <c:numCache>
                <c:formatCode>0%</c:formatCode>
                <c:ptCount val="7"/>
                <c:pt idx="0">
                  <c:v>0.51</c:v>
                </c:pt>
                <c:pt idx="1">
                  <c:v>0.15</c:v>
                </c:pt>
                <c:pt idx="2">
                  <c:v>0.1</c:v>
                </c:pt>
                <c:pt idx="3">
                  <c:v>0.09</c:v>
                </c:pt>
                <c:pt idx="4">
                  <c:v>0.05</c:v>
                </c:pt>
                <c:pt idx="5">
                  <c:v>0.05</c:v>
                </c:pt>
                <c:pt idx="6">
                  <c:v>0.05</c:v>
                </c:pt>
              </c:numCache>
            </c:numRef>
          </c:val>
          <c:extLst>
            <c:ext xmlns:c16="http://schemas.microsoft.com/office/drawing/2014/chart" uri="{C3380CC4-5D6E-409C-BE32-E72D297353CC}">
              <c16:uniqueId val="{0000000A-791A-4770-BA71-776C928C15F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0000"/>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F8BBD9A-F093-48C6-9E6D-BD1B3A93787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9B8D1-F640-40C7-84B0-8BCD5B165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2728</Words>
  <Characters>15550</Characters>
  <Application>Microsoft Office Word</Application>
  <DocSecurity>0</DocSecurity>
  <Lines>129</Lines>
  <Paragraphs>36</Paragraphs>
  <ScaleCrop>false</ScaleCrop>
  <Company/>
  <LinksUpToDate>false</LinksUpToDate>
  <CharactersWithSpaces>18242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dc:creator>
  <cp:keywords/>
  <dc:description/>
  <cp:lastModifiedBy>Windows 用户</cp:lastModifiedBy>
  <cp:revision>32</cp:revision>
  <cp:lastPrinted>2018-07-19T03:13:00Z</cp:lastPrinted>
  <dcterms:created xsi:type="dcterms:W3CDTF">2018-07-18T08:50:00Z</dcterms:created>
  <dcterms:modified xsi:type="dcterms:W3CDTF">2018-07-19T03:13:00Z</dcterms:modified>
</cp:coreProperties>
</file>